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21D4D1" w14:textId="77777777" w:rsidR="000934F5" w:rsidRPr="00B54640" w:rsidRDefault="000934F5" w:rsidP="00C77B63">
      <w:pPr>
        <w:autoSpaceDE w:val="0"/>
        <w:autoSpaceDN w:val="0"/>
        <w:adjustRightInd w:val="0"/>
        <w:spacing w:line="480" w:lineRule="auto"/>
        <w:rPr>
          <w:rFonts w:ascii="Garamond" w:hAnsi="Garamond"/>
          <w:kern w:val="0"/>
          <w:sz w:val="28"/>
          <w:szCs w:val="28"/>
          <w:rPrChange w:id="0" w:author="Yang Liu" w:date="2020-08-09T20:41:00Z">
            <w:rPr>
              <w:rFonts w:ascii="Times New Roman" w:hAnsi="Times New Roman"/>
              <w:kern w:val="0"/>
              <w:sz w:val="28"/>
              <w:szCs w:val="28"/>
            </w:rPr>
          </w:rPrChange>
        </w:rPr>
      </w:pPr>
      <w:r w:rsidRPr="00B54640">
        <w:rPr>
          <w:rFonts w:ascii="Garamond" w:hAnsi="Garamond"/>
          <w:b/>
          <w:kern w:val="0"/>
          <w:sz w:val="28"/>
          <w:szCs w:val="28"/>
          <w:rPrChange w:id="1" w:author="Yang Liu" w:date="2020-08-09T20:41:00Z">
            <w:rPr>
              <w:rFonts w:ascii="Times New Roman" w:hAnsi="Times New Roman"/>
              <w:b/>
              <w:kern w:val="0"/>
              <w:sz w:val="28"/>
              <w:szCs w:val="28"/>
            </w:rPr>
          </w:rPrChange>
        </w:rPr>
        <w:t>Full title:</w:t>
      </w:r>
      <w:r w:rsidRPr="00B54640">
        <w:rPr>
          <w:rFonts w:ascii="Garamond" w:hAnsi="Garamond"/>
          <w:kern w:val="0"/>
          <w:sz w:val="28"/>
          <w:szCs w:val="28"/>
          <w:rPrChange w:id="2" w:author="Yang Liu" w:date="2020-08-09T20:41:00Z">
            <w:rPr>
              <w:rFonts w:ascii="Times New Roman" w:hAnsi="Times New Roman"/>
              <w:kern w:val="0"/>
              <w:sz w:val="28"/>
              <w:szCs w:val="28"/>
            </w:rPr>
          </w:rPrChange>
        </w:rPr>
        <w:t xml:space="preserve"> Basic reproduction number of Enterovirus 71, Coxsackievirus A16 and A6: evidence from outbreaks of hand, foot and mouth disease in China between 2011 and 2018</w:t>
      </w:r>
    </w:p>
    <w:p w14:paraId="47EE2C8B" w14:textId="77777777" w:rsidR="000934F5" w:rsidRPr="00B54640" w:rsidRDefault="000934F5" w:rsidP="00C77B63">
      <w:pPr>
        <w:spacing w:line="480" w:lineRule="auto"/>
        <w:rPr>
          <w:rFonts w:ascii="Garamond" w:hAnsi="Garamond"/>
          <w:sz w:val="24"/>
          <w:szCs w:val="24"/>
          <w:rPrChange w:id="3" w:author="Yang Liu" w:date="2020-08-09T20:41:00Z">
            <w:rPr>
              <w:rFonts w:ascii="Times New Roman" w:hAnsi="Times New Roman"/>
              <w:sz w:val="24"/>
              <w:szCs w:val="24"/>
            </w:rPr>
          </w:rPrChange>
        </w:rPr>
      </w:pPr>
    </w:p>
    <w:p w14:paraId="172FA970" w14:textId="77777777" w:rsidR="000934F5" w:rsidRPr="00B54640" w:rsidRDefault="000934F5" w:rsidP="00C77B63">
      <w:pPr>
        <w:tabs>
          <w:tab w:val="center" w:pos="4363"/>
          <w:tab w:val="right" w:pos="8306"/>
        </w:tabs>
        <w:spacing w:line="480" w:lineRule="auto"/>
        <w:jc w:val="left"/>
        <w:rPr>
          <w:rFonts w:ascii="Garamond" w:hAnsi="Garamond"/>
          <w:sz w:val="24"/>
          <w:szCs w:val="24"/>
          <w:rPrChange w:id="4" w:author="Yang Liu" w:date="2020-08-09T20:41:00Z">
            <w:rPr>
              <w:rFonts w:ascii="Times New Roman" w:hAnsi="Times New Roman"/>
              <w:sz w:val="24"/>
              <w:szCs w:val="24"/>
            </w:rPr>
          </w:rPrChange>
        </w:rPr>
      </w:pPr>
      <w:r w:rsidRPr="00B54640">
        <w:rPr>
          <w:rFonts w:ascii="Garamond" w:hAnsi="Garamond"/>
          <w:sz w:val="24"/>
          <w:szCs w:val="24"/>
          <w:rPrChange w:id="5" w:author="Yang Liu" w:date="2020-08-09T20:41:00Z">
            <w:rPr>
              <w:rFonts w:ascii="Times New Roman" w:hAnsi="Times New Roman"/>
              <w:sz w:val="24"/>
              <w:szCs w:val="24"/>
            </w:rPr>
          </w:rPrChange>
        </w:rPr>
        <w:t>Zhong Zhang</w:t>
      </w:r>
      <w:r w:rsidRPr="00B54640">
        <w:rPr>
          <w:rFonts w:ascii="Garamond" w:hAnsi="Garamond"/>
          <w:sz w:val="24"/>
          <w:szCs w:val="24"/>
          <w:vertAlign w:val="superscript"/>
          <w:rPrChange w:id="6" w:author="Yang Liu" w:date="2020-08-09T20:41:00Z">
            <w:rPr>
              <w:rFonts w:ascii="Times New Roman" w:hAnsi="Times New Roman"/>
              <w:sz w:val="24"/>
              <w:szCs w:val="24"/>
              <w:vertAlign w:val="superscript"/>
            </w:rPr>
          </w:rPrChange>
        </w:rPr>
        <w:t>1,2</w:t>
      </w:r>
      <w:r w:rsidRPr="00B54640">
        <w:rPr>
          <w:rFonts w:ascii="Garamond" w:hAnsi="Garamond"/>
          <w:sz w:val="24"/>
          <w:szCs w:val="24"/>
          <w:rPrChange w:id="7" w:author="Yang Liu" w:date="2020-08-09T20:41:00Z">
            <w:rPr>
              <w:rFonts w:ascii="Times New Roman" w:hAnsi="Times New Roman"/>
              <w:sz w:val="24"/>
              <w:szCs w:val="24"/>
            </w:rPr>
          </w:rPrChange>
        </w:rPr>
        <w:t>, Yang Liu</w:t>
      </w:r>
      <w:r w:rsidRPr="00B54640">
        <w:rPr>
          <w:rFonts w:ascii="Garamond" w:hAnsi="Garamond"/>
          <w:sz w:val="24"/>
          <w:szCs w:val="24"/>
          <w:vertAlign w:val="superscript"/>
          <w:rPrChange w:id="8" w:author="Yang Liu" w:date="2020-08-09T20:41:00Z">
            <w:rPr>
              <w:rFonts w:ascii="Times New Roman" w:hAnsi="Times New Roman"/>
              <w:sz w:val="24"/>
              <w:szCs w:val="24"/>
              <w:vertAlign w:val="superscript"/>
            </w:rPr>
          </w:rPrChange>
        </w:rPr>
        <w:t>3</w:t>
      </w:r>
      <w:r w:rsidRPr="00B54640">
        <w:rPr>
          <w:rFonts w:ascii="Garamond" w:hAnsi="Garamond"/>
          <w:sz w:val="24"/>
          <w:szCs w:val="24"/>
          <w:rPrChange w:id="9" w:author="Yang Liu" w:date="2020-08-09T20:41:00Z">
            <w:rPr>
              <w:rFonts w:ascii="Times New Roman" w:hAnsi="Times New Roman"/>
              <w:sz w:val="24"/>
              <w:szCs w:val="24"/>
            </w:rPr>
          </w:rPrChange>
        </w:rPr>
        <w:t>, Fengfeng Liu</w:t>
      </w:r>
      <w:r w:rsidRPr="00B54640">
        <w:rPr>
          <w:rFonts w:ascii="Garamond" w:hAnsi="Garamond"/>
          <w:sz w:val="24"/>
          <w:szCs w:val="24"/>
          <w:vertAlign w:val="superscript"/>
          <w:rPrChange w:id="10" w:author="Yang Liu" w:date="2020-08-09T20:41:00Z">
            <w:rPr>
              <w:rFonts w:ascii="Times New Roman" w:hAnsi="Times New Roman"/>
              <w:sz w:val="24"/>
              <w:szCs w:val="24"/>
              <w:vertAlign w:val="superscript"/>
            </w:rPr>
          </w:rPrChange>
        </w:rPr>
        <w:t>4</w:t>
      </w:r>
      <w:r w:rsidRPr="00B54640">
        <w:rPr>
          <w:rFonts w:ascii="Garamond" w:hAnsi="Garamond"/>
          <w:sz w:val="24"/>
          <w:szCs w:val="24"/>
          <w:rPrChange w:id="11" w:author="Yang Liu" w:date="2020-08-09T20:41:00Z">
            <w:rPr>
              <w:rFonts w:ascii="Times New Roman" w:hAnsi="Times New Roman"/>
              <w:sz w:val="24"/>
              <w:szCs w:val="24"/>
            </w:rPr>
          </w:rPrChange>
        </w:rPr>
        <w:t>, Minrui Ren</w:t>
      </w:r>
      <w:r w:rsidRPr="00B54640">
        <w:rPr>
          <w:rFonts w:ascii="Garamond" w:hAnsi="Garamond"/>
          <w:sz w:val="24"/>
          <w:szCs w:val="24"/>
          <w:vertAlign w:val="superscript"/>
          <w:rPrChange w:id="12" w:author="Yang Liu" w:date="2020-08-09T20:41:00Z">
            <w:rPr>
              <w:rFonts w:ascii="Times New Roman" w:hAnsi="Times New Roman"/>
              <w:sz w:val="24"/>
              <w:szCs w:val="24"/>
              <w:vertAlign w:val="superscript"/>
            </w:rPr>
          </w:rPrChange>
        </w:rPr>
        <w:t>4</w:t>
      </w:r>
      <w:r w:rsidRPr="00B54640">
        <w:rPr>
          <w:rFonts w:ascii="Garamond" w:hAnsi="Garamond"/>
          <w:sz w:val="24"/>
          <w:szCs w:val="24"/>
          <w:rPrChange w:id="13" w:author="Yang Liu" w:date="2020-08-09T20:41:00Z">
            <w:rPr>
              <w:rFonts w:ascii="Times New Roman" w:hAnsi="Times New Roman"/>
              <w:sz w:val="24"/>
              <w:szCs w:val="24"/>
            </w:rPr>
          </w:rPrChange>
        </w:rPr>
        <w:t>,</w:t>
      </w:r>
      <w:ins w:id="14" w:author="Yang Liu" w:date="2020-07-27T20:21:00Z">
        <w:r w:rsidR="007B0C57" w:rsidRPr="00B54640">
          <w:rPr>
            <w:rFonts w:ascii="Garamond" w:hAnsi="Garamond"/>
            <w:sz w:val="24"/>
            <w:szCs w:val="24"/>
            <w:rPrChange w:id="15" w:author="Yang Liu" w:date="2020-08-09T20:41:00Z">
              <w:rPr>
                <w:rFonts w:ascii="Times New Roman" w:hAnsi="Times New Roman"/>
                <w:sz w:val="24"/>
                <w:szCs w:val="24"/>
              </w:rPr>
            </w:rPrChange>
          </w:rPr>
          <w:t xml:space="preserve"> </w:t>
        </w:r>
      </w:ins>
      <w:r w:rsidRPr="00B54640">
        <w:rPr>
          <w:rFonts w:ascii="Garamond" w:hAnsi="Garamond"/>
          <w:sz w:val="24"/>
          <w:szCs w:val="24"/>
          <w:rPrChange w:id="16" w:author="Yang Liu" w:date="2020-08-09T20:41:00Z">
            <w:rPr>
              <w:rFonts w:ascii="Times New Roman" w:hAnsi="Times New Roman"/>
              <w:sz w:val="24"/>
              <w:szCs w:val="24"/>
            </w:rPr>
          </w:rPrChange>
        </w:rPr>
        <w:t>Taoran Nie</w:t>
      </w:r>
      <w:r w:rsidRPr="00B54640">
        <w:rPr>
          <w:rFonts w:ascii="Garamond" w:hAnsi="Garamond"/>
          <w:sz w:val="24"/>
          <w:szCs w:val="24"/>
          <w:vertAlign w:val="superscript"/>
          <w:rPrChange w:id="17" w:author="Yang Liu" w:date="2020-08-09T20:41:00Z">
            <w:rPr>
              <w:rFonts w:ascii="Times New Roman" w:hAnsi="Times New Roman"/>
              <w:sz w:val="24"/>
              <w:szCs w:val="24"/>
              <w:vertAlign w:val="superscript"/>
            </w:rPr>
          </w:rPrChange>
        </w:rPr>
        <w:t>4</w:t>
      </w:r>
      <w:r w:rsidRPr="00B54640">
        <w:rPr>
          <w:rFonts w:ascii="Garamond" w:hAnsi="Garamond"/>
          <w:sz w:val="24"/>
          <w:szCs w:val="24"/>
          <w:rPrChange w:id="18" w:author="Yang Liu" w:date="2020-08-09T20:41:00Z">
            <w:rPr>
              <w:rFonts w:ascii="Times New Roman" w:hAnsi="Times New Roman"/>
              <w:sz w:val="24"/>
              <w:szCs w:val="24"/>
            </w:rPr>
          </w:rPrChange>
        </w:rPr>
        <w:t>, Jinzhao Cui</w:t>
      </w:r>
      <w:r w:rsidRPr="00B54640">
        <w:rPr>
          <w:rFonts w:ascii="Garamond" w:hAnsi="Garamond"/>
          <w:sz w:val="24"/>
          <w:szCs w:val="24"/>
          <w:vertAlign w:val="superscript"/>
          <w:rPrChange w:id="19" w:author="Yang Liu" w:date="2020-08-09T20:41:00Z">
            <w:rPr>
              <w:rFonts w:ascii="Times New Roman" w:hAnsi="Times New Roman"/>
              <w:sz w:val="24"/>
              <w:szCs w:val="24"/>
              <w:vertAlign w:val="superscript"/>
            </w:rPr>
          </w:rPrChange>
        </w:rPr>
        <w:t>4</w:t>
      </w:r>
      <w:r w:rsidRPr="00B54640">
        <w:rPr>
          <w:rFonts w:ascii="Garamond" w:hAnsi="Garamond"/>
          <w:sz w:val="24"/>
          <w:szCs w:val="24"/>
          <w:rPrChange w:id="20" w:author="Yang Liu" w:date="2020-08-09T20:41:00Z">
            <w:rPr>
              <w:rFonts w:ascii="Times New Roman" w:hAnsi="Times New Roman"/>
              <w:sz w:val="24"/>
              <w:szCs w:val="24"/>
            </w:rPr>
          </w:rPrChange>
        </w:rPr>
        <w:t>, Zhaorui Chang</w:t>
      </w:r>
      <w:r w:rsidRPr="00B54640">
        <w:rPr>
          <w:rFonts w:ascii="Garamond" w:hAnsi="Garamond"/>
          <w:sz w:val="24"/>
          <w:szCs w:val="24"/>
          <w:vertAlign w:val="superscript"/>
          <w:rPrChange w:id="21" w:author="Yang Liu" w:date="2020-08-09T20:41:00Z">
            <w:rPr>
              <w:rFonts w:ascii="Times New Roman" w:hAnsi="Times New Roman"/>
              <w:sz w:val="24"/>
              <w:szCs w:val="24"/>
              <w:vertAlign w:val="superscript"/>
            </w:rPr>
          </w:rPrChange>
        </w:rPr>
        <w:t>4</w:t>
      </w:r>
      <w:r w:rsidRPr="00B54640">
        <w:rPr>
          <w:rFonts w:ascii="Garamond" w:hAnsi="Garamond"/>
          <w:sz w:val="24"/>
          <w:szCs w:val="24"/>
          <w:rPrChange w:id="22" w:author="Yang Liu" w:date="2020-08-09T20:41:00Z">
            <w:rPr>
              <w:rFonts w:ascii="Times New Roman" w:hAnsi="Times New Roman"/>
              <w:sz w:val="24"/>
              <w:szCs w:val="24"/>
            </w:rPr>
          </w:rPrChange>
        </w:rPr>
        <w:t>, Zhongjie Li</w:t>
      </w:r>
      <w:r w:rsidRPr="00B54640">
        <w:rPr>
          <w:rFonts w:ascii="Garamond" w:hAnsi="Garamond"/>
          <w:sz w:val="24"/>
          <w:szCs w:val="24"/>
          <w:vertAlign w:val="superscript"/>
          <w:rPrChange w:id="23" w:author="Yang Liu" w:date="2020-08-09T20:41:00Z">
            <w:rPr>
              <w:rFonts w:ascii="Times New Roman" w:hAnsi="Times New Roman"/>
              <w:sz w:val="24"/>
              <w:szCs w:val="24"/>
              <w:vertAlign w:val="superscript"/>
            </w:rPr>
          </w:rPrChange>
        </w:rPr>
        <w:t>4</w:t>
      </w:r>
    </w:p>
    <w:p w14:paraId="1A83F878" w14:textId="77777777" w:rsidR="000934F5" w:rsidRPr="00B54640" w:rsidRDefault="000934F5" w:rsidP="00C77B63">
      <w:pPr>
        <w:spacing w:line="480" w:lineRule="auto"/>
        <w:jc w:val="left"/>
        <w:rPr>
          <w:rFonts w:ascii="Garamond" w:hAnsi="Garamond"/>
          <w:sz w:val="24"/>
          <w:szCs w:val="24"/>
          <w:rPrChange w:id="24" w:author="Yang Liu" w:date="2020-08-09T20:41:00Z">
            <w:rPr>
              <w:rFonts w:ascii="Times New Roman" w:hAnsi="Times New Roman"/>
              <w:sz w:val="24"/>
              <w:szCs w:val="24"/>
            </w:rPr>
          </w:rPrChange>
        </w:rPr>
      </w:pPr>
      <w:r w:rsidRPr="00B54640">
        <w:rPr>
          <w:rFonts w:ascii="Garamond" w:hAnsi="Garamond"/>
          <w:sz w:val="24"/>
          <w:szCs w:val="24"/>
          <w:rPrChange w:id="25" w:author="Yang Liu" w:date="2020-08-09T20:41:00Z">
            <w:rPr>
              <w:rFonts w:ascii="Times New Roman" w:hAnsi="Times New Roman"/>
              <w:sz w:val="24"/>
              <w:szCs w:val="24"/>
            </w:rPr>
          </w:rPrChange>
        </w:rPr>
        <w:t>1Nanjing Municipal Center for Disease Control and Prevention, Nanjing, 210003, China</w:t>
      </w:r>
    </w:p>
    <w:p w14:paraId="53DFD1B5" w14:textId="77777777" w:rsidR="000934F5" w:rsidRPr="00B54640" w:rsidRDefault="000934F5" w:rsidP="00C77B63">
      <w:pPr>
        <w:spacing w:line="480" w:lineRule="auto"/>
        <w:jc w:val="left"/>
        <w:rPr>
          <w:rFonts w:ascii="Garamond" w:hAnsi="Garamond"/>
          <w:sz w:val="24"/>
          <w:szCs w:val="24"/>
          <w:rPrChange w:id="26" w:author="Yang Liu" w:date="2020-08-09T20:41:00Z">
            <w:rPr>
              <w:rFonts w:ascii="Times New Roman" w:hAnsi="Times New Roman"/>
              <w:sz w:val="24"/>
              <w:szCs w:val="24"/>
            </w:rPr>
          </w:rPrChange>
        </w:rPr>
      </w:pPr>
      <w:r w:rsidRPr="00B54640">
        <w:rPr>
          <w:rFonts w:ascii="Garamond" w:hAnsi="Garamond"/>
          <w:sz w:val="24"/>
          <w:szCs w:val="24"/>
          <w:rPrChange w:id="27" w:author="Yang Liu" w:date="2020-08-09T20:41:00Z">
            <w:rPr>
              <w:rFonts w:ascii="Times New Roman" w:hAnsi="Times New Roman"/>
              <w:sz w:val="24"/>
              <w:szCs w:val="24"/>
            </w:rPr>
          </w:rPrChange>
        </w:rPr>
        <w:t>2Chinese Field Epidemiology Training Program (CFETP), Beijing, 100050, China</w:t>
      </w:r>
    </w:p>
    <w:p w14:paraId="4C7CFCD9" w14:textId="77777777" w:rsidR="000934F5" w:rsidRPr="00B54640" w:rsidRDefault="000934F5" w:rsidP="00C77B63">
      <w:pPr>
        <w:spacing w:line="480" w:lineRule="auto"/>
        <w:jc w:val="left"/>
        <w:rPr>
          <w:rFonts w:ascii="Garamond" w:hAnsi="Garamond"/>
          <w:sz w:val="24"/>
          <w:szCs w:val="24"/>
          <w:rPrChange w:id="28" w:author="Yang Liu" w:date="2020-08-09T20:41:00Z">
            <w:rPr>
              <w:rFonts w:ascii="Times New Roman" w:hAnsi="Times New Roman"/>
              <w:sz w:val="24"/>
              <w:szCs w:val="24"/>
            </w:rPr>
          </w:rPrChange>
        </w:rPr>
      </w:pPr>
      <w:r w:rsidRPr="00B54640">
        <w:rPr>
          <w:rFonts w:ascii="Garamond" w:hAnsi="Garamond"/>
          <w:sz w:val="24"/>
          <w:szCs w:val="24"/>
          <w:rPrChange w:id="29" w:author="Yang Liu" w:date="2020-08-09T20:41:00Z">
            <w:rPr>
              <w:rFonts w:ascii="Times New Roman" w:hAnsi="Times New Roman"/>
              <w:sz w:val="24"/>
              <w:szCs w:val="24"/>
            </w:rPr>
          </w:rPrChange>
        </w:rPr>
        <w:t>3Centre for Mathematical Modelling of Infectious Diseases, Department of Infectious Disease Epidemiology, Faculty of Epidemiology and Population Health, London School of Hygiene &amp; Tropical Medicine</w:t>
      </w:r>
    </w:p>
    <w:p w14:paraId="71FCE07A" w14:textId="77777777" w:rsidR="000934F5" w:rsidRPr="00B54640" w:rsidRDefault="000934F5" w:rsidP="00C77B63">
      <w:pPr>
        <w:spacing w:line="480" w:lineRule="auto"/>
        <w:jc w:val="left"/>
        <w:rPr>
          <w:rFonts w:ascii="Garamond" w:hAnsi="Garamond"/>
          <w:sz w:val="24"/>
          <w:szCs w:val="24"/>
          <w:rPrChange w:id="30" w:author="Yang Liu" w:date="2020-08-09T20:41:00Z">
            <w:rPr>
              <w:rFonts w:ascii="Times New Roman" w:hAnsi="Times New Roman"/>
              <w:sz w:val="24"/>
              <w:szCs w:val="24"/>
            </w:rPr>
          </w:rPrChange>
        </w:rPr>
      </w:pPr>
      <w:r w:rsidRPr="00B54640">
        <w:rPr>
          <w:rFonts w:ascii="Garamond" w:hAnsi="Garamond"/>
          <w:sz w:val="24"/>
          <w:szCs w:val="24"/>
          <w:rPrChange w:id="31" w:author="Yang Liu" w:date="2020-08-09T20:41:00Z">
            <w:rPr>
              <w:rFonts w:ascii="Times New Roman" w:hAnsi="Times New Roman"/>
              <w:sz w:val="24"/>
              <w:szCs w:val="24"/>
            </w:rPr>
          </w:rPrChange>
        </w:rPr>
        <w:t>4 Division of Infectious disease, Key Laboratory of Surveillance and Early Warning on Infectious Disease</w:t>
      </w:r>
      <w:r w:rsidRPr="00B54640">
        <w:rPr>
          <w:rFonts w:ascii="Garamond" w:hAnsi="Garamond"/>
          <w:sz w:val="24"/>
          <w:szCs w:val="24"/>
          <w:rPrChange w:id="32" w:author="Yang Liu" w:date="2020-08-09T20:41:00Z">
            <w:rPr>
              <w:rFonts w:ascii="Times New Roman" w:hAnsi="Times New Roman"/>
              <w:sz w:val="24"/>
              <w:szCs w:val="24"/>
            </w:rPr>
          </w:rPrChange>
        </w:rPr>
        <w:t>，</w:t>
      </w:r>
      <w:r w:rsidRPr="00B54640">
        <w:rPr>
          <w:rFonts w:ascii="Garamond" w:hAnsi="Garamond"/>
          <w:sz w:val="24"/>
          <w:szCs w:val="24"/>
          <w:rPrChange w:id="33" w:author="Yang Liu" w:date="2020-08-09T20:41:00Z">
            <w:rPr>
              <w:rFonts w:ascii="Times New Roman" w:hAnsi="Times New Roman"/>
              <w:sz w:val="24"/>
              <w:szCs w:val="24"/>
            </w:rPr>
          </w:rPrChange>
        </w:rPr>
        <w:t>Chinese Center for Disease Control and Prevention</w:t>
      </w:r>
      <w:r w:rsidRPr="00B54640">
        <w:rPr>
          <w:rFonts w:ascii="Garamond" w:hAnsi="Garamond"/>
          <w:sz w:val="24"/>
          <w:szCs w:val="24"/>
          <w:rPrChange w:id="34" w:author="Yang Liu" w:date="2020-08-09T20:41:00Z">
            <w:rPr>
              <w:rFonts w:ascii="Times New Roman" w:hAnsi="Times New Roman"/>
              <w:sz w:val="24"/>
              <w:szCs w:val="24"/>
            </w:rPr>
          </w:rPrChange>
        </w:rPr>
        <w:t>，</w:t>
      </w:r>
      <w:r w:rsidRPr="00B54640">
        <w:rPr>
          <w:rFonts w:ascii="Garamond" w:hAnsi="Garamond"/>
          <w:sz w:val="24"/>
          <w:szCs w:val="24"/>
          <w:rPrChange w:id="35" w:author="Yang Liu" w:date="2020-08-09T20:41:00Z">
            <w:rPr>
              <w:rFonts w:ascii="Times New Roman" w:hAnsi="Times New Roman"/>
              <w:sz w:val="24"/>
              <w:szCs w:val="24"/>
            </w:rPr>
          </w:rPrChange>
        </w:rPr>
        <w:t>Beijing 102206</w:t>
      </w:r>
      <w:r w:rsidRPr="00B54640">
        <w:rPr>
          <w:rFonts w:ascii="Garamond" w:hAnsi="Garamond"/>
          <w:sz w:val="24"/>
          <w:szCs w:val="24"/>
          <w:rPrChange w:id="36" w:author="Yang Liu" w:date="2020-08-09T20:41:00Z">
            <w:rPr>
              <w:rFonts w:ascii="Times New Roman" w:hAnsi="Times New Roman"/>
              <w:sz w:val="24"/>
              <w:szCs w:val="24"/>
            </w:rPr>
          </w:rPrChange>
        </w:rPr>
        <w:t>，</w:t>
      </w:r>
      <w:r w:rsidRPr="00B54640">
        <w:rPr>
          <w:rFonts w:ascii="Garamond" w:hAnsi="Garamond"/>
          <w:sz w:val="24"/>
          <w:szCs w:val="24"/>
          <w:rPrChange w:id="37" w:author="Yang Liu" w:date="2020-08-09T20:41:00Z">
            <w:rPr>
              <w:rFonts w:ascii="Times New Roman" w:hAnsi="Times New Roman"/>
              <w:sz w:val="24"/>
              <w:szCs w:val="24"/>
            </w:rPr>
          </w:rPrChange>
        </w:rPr>
        <w:t>China</w:t>
      </w:r>
    </w:p>
    <w:p w14:paraId="0D3CABBF" w14:textId="77777777" w:rsidR="003154F7" w:rsidRPr="00B54640" w:rsidRDefault="003154F7" w:rsidP="003154F7">
      <w:pPr>
        <w:spacing w:line="480" w:lineRule="auto"/>
        <w:rPr>
          <w:rFonts w:ascii="Garamond" w:hAnsi="Garamond"/>
          <w:sz w:val="24"/>
          <w:szCs w:val="24"/>
          <w:rPrChange w:id="38" w:author="Yang Liu" w:date="2020-08-09T20:41:00Z">
            <w:rPr>
              <w:rFonts w:ascii="Times New Roman" w:hAnsi="Times New Roman"/>
              <w:sz w:val="24"/>
              <w:szCs w:val="24"/>
            </w:rPr>
          </w:rPrChange>
        </w:rPr>
      </w:pPr>
    </w:p>
    <w:p w14:paraId="6B9588F0" w14:textId="77777777" w:rsidR="003154F7" w:rsidRPr="00B54640" w:rsidRDefault="003154F7" w:rsidP="003154F7">
      <w:pPr>
        <w:spacing w:line="480" w:lineRule="auto"/>
        <w:rPr>
          <w:rFonts w:ascii="Garamond" w:hAnsi="Garamond"/>
          <w:sz w:val="24"/>
          <w:szCs w:val="24"/>
          <w:rPrChange w:id="39" w:author="Yang Liu" w:date="2020-08-09T20:41:00Z">
            <w:rPr>
              <w:rFonts w:ascii="Times New Roman" w:hAnsi="Times New Roman"/>
              <w:sz w:val="24"/>
              <w:szCs w:val="24"/>
            </w:rPr>
          </w:rPrChange>
        </w:rPr>
      </w:pPr>
      <w:r w:rsidRPr="00B54640">
        <w:rPr>
          <w:rFonts w:ascii="Garamond" w:hAnsi="Garamond"/>
          <w:sz w:val="24"/>
          <w:szCs w:val="24"/>
          <w:rPrChange w:id="40" w:author="Yang Liu" w:date="2020-08-09T20:41:00Z">
            <w:rPr>
              <w:rFonts w:ascii="Times New Roman" w:hAnsi="Times New Roman" w:hint="eastAsia"/>
              <w:sz w:val="24"/>
              <w:szCs w:val="24"/>
            </w:rPr>
          </w:rPrChange>
        </w:rPr>
        <w:t xml:space="preserve">Senior </w:t>
      </w:r>
      <w:r w:rsidRPr="00B54640">
        <w:rPr>
          <w:rFonts w:ascii="Garamond" w:hAnsi="Garamond"/>
          <w:sz w:val="24"/>
          <w:szCs w:val="24"/>
          <w:rPrChange w:id="41" w:author="Yang Liu" w:date="2020-08-09T20:41:00Z">
            <w:rPr>
              <w:rFonts w:ascii="Times New Roman" w:hAnsi="Times New Roman"/>
              <w:sz w:val="24"/>
              <w:szCs w:val="24"/>
            </w:rPr>
          </w:rPrChange>
        </w:rPr>
        <w:t>author</w:t>
      </w:r>
      <w:r w:rsidRPr="00B54640">
        <w:rPr>
          <w:rFonts w:ascii="Garamond" w:hAnsi="Garamond"/>
          <w:sz w:val="24"/>
          <w:szCs w:val="24"/>
          <w:rPrChange w:id="42" w:author="Yang Liu" w:date="2020-08-09T20:41:00Z">
            <w:rPr>
              <w:rFonts w:ascii="Times New Roman" w:hAnsi="Times New Roman" w:hint="eastAsia"/>
              <w:sz w:val="24"/>
              <w:szCs w:val="24"/>
            </w:rPr>
          </w:rPrChange>
        </w:rPr>
        <w:t>: Zhongjie Li</w:t>
      </w:r>
    </w:p>
    <w:p w14:paraId="62B3551F" w14:textId="77777777" w:rsidR="000934F5" w:rsidRPr="00B54640" w:rsidRDefault="0042675C" w:rsidP="00C77B63">
      <w:pPr>
        <w:spacing w:line="480" w:lineRule="auto"/>
        <w:rPr>
          <w:rFonts w:ascii="Garamond" w:hAnsi="Garamond"/>
          <w:sz w:val="24"/>
          <w:szCs w:val="24"/>
          <w:rPrChange w:id="43" w:author="Yang Liu" w:date="2020-08-09T20:41:00Z">
            <w:rPr>
              <w:rFonts w:ascii="Times New Roman" w:hAnsi="Times New Roman"/>
              <w:sz w:val="24"/>
              <w:szCs w:val="24"/>
            </w:rPr>
          </w:rPrChange>
        </w:rPr>
      </w:pPr>
      <w:r w:rsidRPr="00B54640">
        <w:rPr>
          <w:rFonts w:ascii="Garamond" w:hAnsi="Garamond"/>
          <w:sz w:val="24"/>
          <w:szCs w:val="24"/>
          <w:rPrChange w:id="44" w:author="Yang Liu" w:date="2020-08-09T20:41:00Z">
            <w:rPr>
              <w:rFonts w:ascii="Times New Roman" w:hAnsi="Times New Roman"/>
              <w:sz w:val="24"/>
              <w:szCs w:val="24"/>
            </w:rPr>
          </w:rPrChange>
        </w:rPr>
        <w:t>Corresponding author</w:t>
      </w:r>
      <w:r w:rsidRPr="00B54640">
        <w:rPr>
          <w:rFonts w:ascii="Garamond" w:hAnsi="Garamond"/>
          <w:sz w:val="24"/>
          <w:szCs w:val="24"/>
          <w:rPrChange w:id="45" w:author="Yang Liu" w:date="2020-08-09T20:41:00Z">
            <w:rPr>
              <w:rFonts w:ascii="Times New Roman" w:hAnsi="Times New Roman" w:hint="eastAsia"/>
              <w:sz w:val="24"/>
              <w:szCs w:val="24"/>
            </w:rPr>
          </w:rPrChange>
        </w:rPr>
        <w:t xml:space="preserve">: </w:t>
      </w:r>
      <w:r w:rsidRPr="00B54640">
        <w:rPr>
          <w:rFonts w:ascii="Garamond" w:eastAsia="Microsoft YaHei UI" w:hAnsi="Garamond"/>
          <w:color w:val="333333"/>
          <w:sz w:val="24"/>
          <w:szCs w:val="24"/>
          <w:shd w:val="clear" w:color="auto" w:fill="FFFFFF"/>
          <w:rPrChange w:id="46" w:author="Yang Liu" w:date="2020-08-09T20:41:00Z">
            <w:rPr>
              <w:rFonts w:ascii="Times New Roman" w:eastAsia="Microsoft YaHei UI" w:hAnsi="Times New Roman"/>
              <w:color w:val="333333"/>
              <w:sz w:val="24"/>
              <w:szCs w:val="24"/>
              <w:shd w:val="clear" w:color="auto" w:fill="FFFFFF"/>
            </w:rPr>
          </w:rPrChange>
        </w:rPr>
        <w:t>Zhaorui Chang</w:t>
      </w:r>
      <w:r w:rsidRPr="00B54640">
        <w:rPr>
          <w:rFonts w:ascii="Garamond" w:eastAsia="Microsoft YaHei UI" w:hAnsi="Garamond"/>
          <w:color w:val="333333"/>
          <w:sz w:val="24"/>
          <w:szCs w:val="24"/>
          <w:shd w:val="clear" w:color="auto" w:fill="FFFFFF"/>
          <w:rPrChange w:id="47" w:author="Yang Liu" w:date="2020-08-09T20:41:00Z">
            <w:rPr>
              <w:rFonts w:ascii="Times New Roman" w:eastAsia="Microsoft YaHei UI" w:hAnsi="Times New Roman" w:hint="eastAsia"/>
              <w:color w:val="333333"/>
              <w:sz w:val="24"/>
              <w:szCs w:val="24"/>
              <w:shd w:val="clear" w:color="auto" w:fill="FFFFFF"/>
            </w:rPr>
          </w:rPrChange>
        </w:rPr>
        <w:t xml:space="preserve">, </w:t>
      </w:r>
      <w:r w:rsidRPr="00B54640">
        <w:rPr>
          <w:rFonts w:ascii="Garamond" w:eastAsia="Microsoft YaHei UI" w:hAnsi="Garamond"/>
          <w:color w:val="333333"/>
          <w:sz w:val="24"/>
          <w:szCs w:val="24"/>
          <w:shd w:val="clear" w:color="auto" w:fill="FFFFFF"/>
          <w:rPrChange w:id="48" w:author="Yang Liu" w:date="2020-08-09T20:41:00Z">
            <w:rPr>
              <w:rFonts w:ascii="Times New Roman" w:eastAsia="Microsoft YaHei UI" w:hAnsi="Times New Roman"/>
              <w:color w:val="333333"/>
              <w:sz w:val="24"/>
              <w:szCs w:val="24"/>
              <w:shd w:val="clear" w:color="auto" w:fill="FFFFFF"/>
            </w:rPr>
          </w:rPrChange>
        </w:rPr>
        <w:t xml:space="preserve">Division of Infectious disease, Key Laboratory of Surveillance and Early Warning on Infectious Disease, Chinese Center for Disease Control and Prevention; </w:t>
      </w:r>
      <w:r w:rsidRPr="00B54640">
        <w:rPr>
          <w:rFonts w:ascii="Garamond" w:eastAsia="Microsoft YaHei UI" w:hAnsi="Garamond"/>
          <w:color w:val="333333"/>
          <w:sz w:val="24"/>
          <w:szCs w:val="24"/>
          <w:shd w:val="clear" w:color="auto" w:fill="FFFFFF"/>
          <w:rPrChange w:id="49" w:author="Yang Liu" w:date="2020-08-09T20:41:00Z">
            <w:rPr>
              <w:rFonts w:ascii="Times New Roman" w:eastAsia="Microsoft YaHei UI" w:hAnsi="Times New Roman" w:hint="eastAsia"/>
              <w:color w:val="333333"/>
              <w:sz w:val="24"/>
              <w:szCs w:val="24"/>
              <w:shd w:val="clear" w:color="auto" w:fill="FFFFFF"/>
            </w:rPr>
          </w:rPrChange>
        </w:rPr>
        <w:t>No.</w:t>
      </w:r>
      <w:r w:rsidRPr="00B54640">
        <w:rPr>
          <w:rFonts w:ascii="Garamond" w:eastAsia="Microsoft YaHei UI" w:hAnsi="Garamond"/>
          <w:color w:val="333333"/>
          <w:sz w:val="24"/>
          <w:szCs w:val="24"/>
          <w:shd w:val="clear" w:color="auto" w:fill="FFFFFF"/>
          <w:rPrChange w:id="50" w:author="Yang Liu" w:date="2020-08-09T20:41:00Z">
            <w:rPr>
              <w:rFonts w:ascii="Times New Roman" w:eastAsia="Microsoft YaHei UI" w:hAnsi="Times New Roman"/>
              <w:color w:val="333333"/>
              <w:sz w:val="24"/>
              <w:szCs w:val="24"/>
              <w:shd w:val="clear" w:color="auto" w:fill="FFFFFF"/>
            </w:rPr>
          </w:rPrChange>
        </w:rPr>
        <w:t>155</w:t>
      </w:r>
      <w:r w:rsidRPr="00B54640">
        <w:rPr>
          <w:rFonts w:ascii="Garamond" w:eastAsia="Microsoft YaHei UI" w:hAnsi="Garamond"/>
          <w:color w:val="333333"/>
          <w:sz w:val="24"/>
          <w:szCs w:val="24"/>
          <w:shd w:val="clear" w:color="auto" w:fill="FFFFFF"/>
          <w:rPrChange w:id="51" w:author="Yang Liu" w:date="2020-08-09T20:41:00Z">
            <w:rPr>
              <w:rFonts w:ascii="Times New Roman" w:eastAsia="Microsoft YaHei UI" w:hAnsi="Times New Roman" w:hint="eastAsia"/>
              <w:color w:val="333333"/>
              <w:sz w:val="24"/>
              <w:szCs w:val="24"/>
              <w:shd w:val="clear" w:color="auto" w:fill="FFFFFF"/>
            </w:rPr>
          </w:rPrChange>
        </w:rPr>
        <w:t xml:space="preserve"> </w:t>
      </w:r>
      <w:r w:rsidRPr="00B54640">
        <w:rPr>
          <w:rFonts w:ascii="Garamond" w:eastAsia="Microsoft YaHei UI" w:hAnsi="Garamond"/>
          <w:color w:val="333333"/>
          <w:sz w:val="24"/>
          <w:szCs w:val="24"/>
          <w:shd w:val="clear" w:color="auto" w:fill="FFFFFF"/>
          <w:rPrChange w:id="52" w:author="Yang Liu" w:date="2020-08-09T20:41:00Z">
            <w:rPr>
              <w:rFonts w:ascii="Times New Roman" w:eastAsia="Microsoft YaHei UI" w:hAnsi="Times New Roman"/>
              <w:color w:val="333333"/>
              <w:sz w:val="24"/>
              <w:szCs w:val="24"/>
              <w:shd w:val="clear" w:color="auto" w:fill="FFFFFF"/>
            </w:rPr>
          </w:rPrChange>
        </w:rPr>
        <w:t xml:space="preserve">Changbai Road, Changping District, Beijing, People's Republic of China, 102206; </w:t>
      </w:r>
      <w:r w:rsidRPr="00B54640">
        <w:rPr>
          <w:rFonts w:ascii="Garamond" w:eastAsia="Microsoft YaHei UI" w:hAnsi="Garamond"/>
          <w:color w:val="333333"/>
          <w:sz w:val="24"/>
          <w:szCs w:val="24"/>
          <w:shd w:val="clear" w:color="auto" w:fill="FFFFFF"/>
          <w:rPrChange w:id="53" w:author="Yang Liu" w:date="2020-08-09T20:41:00Z">
            <w:rPr>
              <w:rFonts w:ascii="Times New Roman" w:eastAsia="Microsoft YaHei UI" w:hAnsi="Times New Roman" w:hint="eastAsia"/>
              <w:color w:val="333333"/>
              <w:sz w:val="24"/>
              <w:szCs w:val="24"/>
              <w:shd w:val="clear" w:color="auto" w:fill="FFFFFF"/>
            </w:rPr>
          </w:rPrChange>
        </w:rPr>
        <w:t>P</w:t>
      </w:r>
      <w:r w:rsidRPr="00B54640">
        <w:rPr>
          <w:rFonts w:ascii="Garamond" w:eastAsia="Microsoft YaHei UI" w:hAnsi="Garamond"/>
          <w:color w:val="333333"/>
          <w:sz w:val="24"/>
          <w:szCs w:val="24"/>
          <w:shd w:val="clear" w:color="auto" w:fill="FFFFFF"/>
          <w:rPrChange w:id="54" w:author="Yang Liu" w:date="2020-08-09T20:41:00Z">
            <w:rPr>
              <w:rFonts w:ascii="Times New Roman" w:eastAsia="Microsoft YaHei UI" w:hAnsi="Times New Roman"/>
              <w:color w:val="333333"/>
              <w:sz w:val="24"/>
              <w:szCs w:val="24"/>
              <w:shd w:val="clear" w:color="auto" w:fill="FFFFFF"/>
            </w:rPr>
          </w:rPrChange>
        </w:rPr>
        <w:t xml:space="preserve">hone: 86-010-58100510; Fax: 86-010-58100576; Email: </w:t>
      </w:r>
      <w:r w:rsidR="003045BF" w:rsidRPr="00B54640">
        <w:rPr>
          <w:rFonts w:ascii="Garamond" w:hAnsi="Garamond"/>
          <w:rPrChange w:id="55" w:author="Yang Liu" w:date="2020-08-09T20:41:00Z">
            <w:rPr/>
          </w:rPrChange>
        </w:rPr>
        <w:fldChar w:fldCharType="begin"/>
      </w:r>
      <w:r w:rsidR="003045BF" w:rsidRPr="00B54640">
        <w:rPr>
          <w:rFonts w:ascii="Garamond" w:hAnsi="Garamond"/>
          <w:rPrChange w:id="56" w:author="Yang Liu" w:date="2020-08-09T20:41:00Z">
            <w:rPr/>
          </w:rPrChange>
        </w:rPr>
        <w:instrText xml:space="preserve"> HYPERLINK "mailto:changzr@chinacdc.cn" </w:instrText>
      </w:r>
      <w:r w:rsidR="003045BF" w:rsidRPr="00B54640">
        <w:rPr>
          <w:rFonts w:ascii="Garamond" w:hAnsi="Garamond"/>
          <w:rPrChange w:id="57" w:author="Yang Liu" w:date="2020-08-09T20:41:00Z">
            <w:rPr/>
          </w:rPrChange>
        </w:rPr>
        <w:fldChar w:fldCharType="separate"/>
      </w:r>
      <w:r w:rsidRPr="00B54640">
        <w:rPr>
          <w:rStyle w:val="Hyperlink"/>
          <w:rFonts w:ascii="Garamond" w:eastAsia="Microsoft YaHei UI" w:hAnsi="Garamond"/>
          <w:sz w:val="24"/>
          <w:szCs w:val="24"/>
          <w:shd w:val="clear" w:color="auto" w:fill="FFFFFF"/>
          <w:rPrChange w:id="58" w:author="Yang Liu" w:date="2020-08-09T20:41:00Z">
            <w:rPr>
              <w:rStyle w:val="Hyperlink"/>
              <w:rFonts w:ascii="Times New Roman" w:eastAsia="Microsoft YaHei UI" w:hAnsi="Times New Roman"/>
              <w:sz w:val="24"/>
              <w:szCs w:val="24"/>
              <w:shd w:val="clear" w:color="auto" w:fill="FFFFFF"/>
            </w:rPr>
          </w:rPrChange>
        </w:rPr>
        <w:t>changzr@chinacdc.cn</w:t>
      </w:r>
      <w:r w:rsidR="003045BF" w:rsidRPr="00B54640">
        <w:rPr>
          <w:rStyle w:val="Hyperlink"/>
          <w:rFonts w:ascii="Garamond" w:eastAsia="Microsoft YaHei UI" w:hAnsi="Garamond"/>
          <w:sz w:val="24"/>
          <w:szCs w:val="24"/>
          <w:shd w:val="clear" w:color="auto" w:fill="FFFFFF"/>
          <w:rPrChange w:id="59" w:author="Yang Liu" w:date="2020-08-09T20:41:00Z">
            <w:rPr>
              <w:rStyle w:val="Hyperlink"/>
              <w:rFonts w:ascii="Times New Roman" w:eastAsia="Microsoft YaHei UI" w:hAnsi="Times New Roman"/>
              <w:sz w:val="24"/>
              <w:szCs w:val="24"/>
              <w:shd w:val="clear" w:color="auto" w:fill="FFFFFF"/>
            </w:rPr>
          </w:rPrChange>
        </w:rPr>
        <w:fldChar w:fldCharType="end"/>
      </w:r>
    </w:p>
    <w:p w14:paraId="14D582DF" w14:textId="77777777" w:rsidR="000934F5" w:rsidRPr="00B54640" w:rsidRDefault="000934F5" w:rsidP="00C77B63">
      <w:pPr>
        <w:spacing w:line="480" w:lineRule="auto"/>
        <w:rPr>
          <w:rFonts w:ascii="Garamond" w:hAnsi="Garamond"/>
          <w:sz w:val="24"/>
          <w:szCs w:val="24"/>
          <w:rPrChange w:id="60" w:author="Yang Liu" w:date="2020-08-09T20:41:00Z">
            <w:rPr>
              <w:rFonts w:ascii="Times New Roman" w:hAnsi="Times New Roman"/>
              <w:sz w:val="24"/>
              <w:szCs w:val="24"/>
            </w:rPr>
          </w:rPrChange>
        </w:rPr>
      </w:pPr>
      <w:r w:rsidRPr="00B54640">
        <w:rPr>
          <w:rFonts w:ascii="Garamond" w:hAnsi="Garamond"/>
          <w:b/>
          <w:sz w:val="24"/>
          <w:szCs w:val="24"/>
          <w:rPrChange w:id="61" w:author="Yang Liu" w:date="2020-08-09T20:41:00Z">
            <w:rPr>
              <w:rFonts w:ascii="Times New Roman" w:hAnsi="Times New Roman"/>
              <w:b/>
              <w:sz w:val="24"/>
              <w:szCs w:val="24"/>
            </w:rPr>
          </w:rPrChange>
        </w:rPr>
        <w:t>Key Words</w:t>
      </w:r>
      <w:r w:rsidRPr="00B54640">
        <w:rPr>
          <w:rFonts w:ascii="Garamond" w:hAnsi="Garamond"/>
          <w:sz w:val="24"/>
          <w:szCs w:val="24"/>
          <w:rPrChange w:id="62" w:author="Yang Liu" w:date="2020-08-09T20:41:00Z">
            <w:rPr>
              <w:rFonts w:ascii="Times New Roman" w:hAnsi="Times New Roman"/>
              <w:sz w:val="24"/>
              <w:szCs w:val="24"/>
            </w:rPr>
          </w:rPrChange>
        </w:rPr>
        <w:t xml:space="preserve">: </w:t>
      </w:r>
    </w:p>
    <w:p w14:paraId="5E0A5B1C" w14:textId="77777777" w:rsidR="000934F5" w:rsidRPr="00B54640" w:rsidRDefault="000934F5" w:rsidP="00C77B63">
      <w:pPr>
        <w:spacing w:line="480" w:lineRule="auto"/>
        <w:rPr>
          <w:rFonts w:ascii="Garamond" w:hAnsi="Garamond"/>
          <w:sz w:val="24"/>
          <w:szCs w:val="24"/>
          <w:rPrChange w:id="63" w:author="Yang Liu" w:date="2020-08-09T20:41:00Z">
            <w:rPr>
              <w:rFonts w:ascii="Times New Roman" w:hAnsi="Times New Roman"/>
              <w:sz w:val="24"/>
              <w:szCs w:val="24"/>
            </w:rPr>
          </w:rPrChange>
        </w:rPr>
      </w:pPr>
      <w:r w:rsidRPr="00B54640">
        <w:rPr>
          <w:rFonts w:ascii="Garamond" w:hAnsi="Garamond"/>
          <w:sz w:val="24"/>
          <w:szCs w:val="24"/>
          <w:rPrChange w:id="64" w:author="Yang Liu" w:date="2020-08-09T20:41:00Z">
            <w:rPr>
              <w:rFonts w:ascii="Times New Roman" w:hAnsi="Times New Roman"/>
              <w:sz w:val="24"/>
              <w:szCs w:val="24"/>
            </w:rPr>
          </w:rPrChange>
        </w:rPr>
        <w:lastRenderedPageBreak/>
        <w:t>Enterovirus; transmission dynamics; basic reproduction number; vaccine; hand, foot, and mouth disease</w:t>
      </w:r>
    </w:p>
    <w:p w14:paraId="4E56208E" w14:textId="77777777" w:rsidR="000934F5" w:rsidRPr="00B54640" w:rsidRDefault="000934F5" w:rsidP="00C77B63">
      <w:pPr>
        <w:autoSpaceDE w:val="0"/>
        <w:autoSpaceDN w:val="0"/>
        <w:adjustRightInd w:val="0"/>
        <w:spacing w:line="480" w:lineRule="auto"/>
        <w:rPr>
          <w:rFonts w:ascii="Garamond" w:hAnsi="Garamond"/>
          <w:sz w:val="24"/>
          <w:szCs w:val="24"/>
          <w:rPrChange w:id="65" w:author="Yang Liu" w:date="2020-08-09T20:41:00Z">
            <w:rPr>
              <w:rFonts w:ascii="Times New Roman" w:hAnsi="Times New Roman"/>
              <w:sz w:val="24"/>
              <w:szCs w:val="24"/>
            </w:rPr>
          </w:rPrChange>
        </w:rPr>
      </w:pPr>
      <w:r w:rsidRPr="00B54640">
        <w:rPr>
          <w:rFonts w:ascii="Garamond" w:hAnsi="Garamond"/>
          <w:b/>
          <w:kern w:val="0"/>
          <w:sz w:val="24"/>
          <w:szCs w:val="24"/>
          <w:rPrChange w:id="66" w:author="Yang Liu" w:date="2020-08-09T20:41:00Z">
            <w:rPr>
              <w:rFonts w:ascii="Times New Roman" w:hAnsi="Times New Roman"/>
              <w:b/>
              <w:kern w:val="0"/>
              <w:sz w:val="24"/>
              <w:szCs w:val="24"/>
            </w:rPr>
          </w:rPrChange>
        </w:rPr>
        <w:t xml:space="preserve">Running title: </w:t>
      </w:r>
      <w:r w:rsidRPr="00B54640">
        <w:rPr>
          <w:rFonts w:ascii="Garamond" w:hAnsi="Garamond"/>
          <w:kern w:val="0"/>
          <w:sz w:val="24"/>
          <w:szCs w:val="24"/>
          <w:rPrChange w:id="67" w:author="Yang Liu" w:date="2020-08-09T20:41:00Z">
            <w:rPr>
              <w:rFonts w:ascii="Times New Roman" w:hAnsi="Times New Roman"/>
              <w:kern w:val="0"/>
              <w:sz w:val="24"/>
              <w:szCs w:val="24"/>
            </w:rPr>
          </w:rPrChange>
        </w:rPr>
        <w:t>Transmission of Hand, Foot, and Mouth Disease</w:t>
      </w:r>
    </w:p>
    <w:p w14:paraId="592BCA31" w14:textId="77777777" w:rsidR="000934F5" w:rsidRPr="00B54640" w:rsidRDefault="000934F5" w:rsidP="00C77B63">
      <w:pPr>
        <w:spacing w:line="480" w:lineRule="auto"/>
        <w:rPr>
          <w:rFonts w:ascii="Garamond" w:hAnsi="Garamond"/>
          <w:sz w:val="24"/>
          <w:szCs w:val="24"/>
          <w:rPrChange w:id="68" w:author="Yang Liu" w:date="2020-08-09T20:41:00Z">
            <w:rPr>
              <w:rFonts w:ascii="Times New Roman" w:hAnsi="Times New Roman"/>
              <w:sz w:val="24"/>
              <w:szCs w:val="24"/>
            </w:rPr>
          </w:rPrChange>
        </w:rPr>
      </w:pPr>
    </w:p>
    <w:p w14:paraId="7FF89523" w14:textId="77777777" w:rsidR="000934F5" w:rsidRPr="00B54640" w:rsidRDefault="009362D4" w:rsidP="00C77B63">
      <w:pPr>
        <w:shd w:val="clear" w:color="auto" w:fill="FFFFFF"/>
        <w:spacing w:line="480" w:lineRule="auto"/>
        <w:rPr>
          <w:rFonts w:ascii="Garamond" w:eastAsia="Microsoft YaHei UI" w:hAnsi="Garamond"/>
          <w:color w:val="333333"/>
          <w:sz w:val="24"/>
          <w:szCs w:val="24"/>
          <w:shd w:val="clear" w:color="auto" w:fill="FFFFFF"/>
          <w:rPrChange w:id="69" w:author="Yang Liu" w:date="2020-08-09T20:41:00Z">
            <w:rPr>
              <w:rFonts w:ascii="Times New Roman" w:eastAsia="Microsoft YaHei UI" w:hAnsi="Times New Roman"/>
              <w:color w:val="333333"/>
              <w:sz w:val="24"/>
              <w:szCs w:val="24"/>
              <w:shd w:val="clear" w:color="auto" w:fill="FFFFFF"/>
            </w:rPr>
          </w:rPrChange>
        </w:rPr>
      </w:pPr>
      <w:r w:rsidRPr="00B54640">
        <w:rPr>
          <w:rFonts w:ascii="Garamond" w:eastAsia="Microsoft YaHei UI" w:hAnsi="Garamond"/>
          <w:b/>
          <w:color w:val="333333"/>
          <w:sz w:val="24"/>
          <w:szCs w:val="24"/>
          <w:shd w:val="clear" w:color="auto" w:fill="FFFFFF"/>
          <w:rPrChange w:id="70" w:author="Yang Liu" w:date="2020-08-09T20:41:00Z">
            <w:rPr>
              <w:rFonts w:ascii="Times New Roman" w:eastAsia="Microsoft YaHei UI" w:hAnsi="Times New Roman"/>
              <w:b/>
              <w:color w:val="333333"/>
              <w:sz w:val="24"/>
              <w:szCs w:val="24"/>
              <w:shd w:val="clear" w:color="auto" w:fill="FFFFFF"/>
            </w:rPr>
          </w:rPrChange>
        </w:rPr>
        <w:t> </w:t>
      </w:r>
      <w:r w:rsidR="00072CF0" w:rsidRPr="00B54640">
        <w:rPr>
          <w:rFonts w:ascii="Garamond" w:eastAsia="Microsoft YaHei UI" w:hAnsi="Garamond"/>
          <w:b/>
          <w:color w:val="333333"/>
          <w:sz w:val="24"/>
          <w:szCs w:val="24"/>
          <w:shd w:val="clear" w:color="auto" w:fill="FFFFFF"/>
          <w:rPrChange w:id="71" w:author="Yang Liu" w:date="2020-08-09T20:41:00Z">
            <w:rPr>
              <w:rFonts w:ascii="Times New Roman" w:eastAsia="Microsoft YaHei UI" w:hAnsi="Times New Roman"/>
              <w:b/>
              <w:color w:val="333333"/>
              <w:sz w:val="24"/>
              <w:szCs w:val="24"/>
              <w:shd w:val="clear" w:color="auto" w:fill="FFFFFF"/>
            </w:rPr>
          </w:rPrChange>
        </w:rPr>
        <w:t>A</w:t>
      </w:r>
      <w:r w:rsidRPr="00B54640">
        <w:rPr>
          <w:rFonts w:ascii="Garamond" w:eastAsia="Microsoft YaHei UI" w:hAnsi="Garamond"/>
          <w:b/>
          <w:color w:val="333333"/>
          <w:sz w:val="24"/>
          <w:szCs w:val="24"/>
          <w:shd w:val="clear" w:color="auto" w:fill="FFFFFF"/>
          <w:rPrChange w:id="72" w:author="Yang Liu" w:date="2020-08-09T20:41:00Z">
            <w:rPr>
              <w:rFonts w:ascii="Times New Roman" w:eastAsia="Microsoft YaHei UI" w:hAnsi="Times New Roman"/>
              <w:b/>
              <w:color w:val="333333"/>
              <w:sz w:val="24"/>
              <w:szCs w:val="24"/>
              <w:shd w:val="clear" w:color="auto" w:fill="FFFFFF"/>
            </w:rPr>
          </w:rPrChange>
        </w:rPr>
        <w:t>lternate</w:t>
      </w:r>
      <w:r w:rsidR="00072CF0" w:rsidRPr="00B54640">
        <w:rPr>
          <w:rFonts w:ascii="Garamond" w:eastAsia="Microsoft YaHei UI" w:hAnsi="Garamond"/>
          <w:b/>
          <w:color w:val="333333"/>
          <w:sz w:val="24"/>
          <w:szCs w:val="24"/>
          <w:shd w:val="clear" w:color="auto" w:fill="FFFFFF"/>
          <w:rPrChange w:id="73" w:author="Yang Liu" w:date="2020-08-09T20:41:00Z">
            <w:rPr>
              <w:rFonts w:ascii="Times New Roman" w:eastAsia="Microsoft YaHei UI" w:hAnsi="Times New Roman" w:hint="eastAsia"/>
              <w:b/>
              <w:color w:val="333333"/>
              <w:sz w:val="24"/>
              <w:szCs w:val="24"/>
              <w:shd w:val="clear" w:color="auto" w:fill="FFFFFF"/>
            </w:rPr>
          </w:rPrChange>
        </w:rPr>
        <w:t xml:space="preserve"> c</w:t>
      </w:r>
      <w:r w:rsidR="000934F5" w:rsidRPr="00B54640">
        <w:rPr>
          <w:rFonts w:ascii="Garamond" w:eastAsia="Microsoft YaHei UI" w:hAnsi="Garamond"/>
          <w:b/>
          <w:color w:val="333333"/>
          <w:sz w:val="24"/>
          <w:szCs w:val="24"/>
          <w:shd w:val="clear" w:color="auto" w:fill="FFFFFF"/>
          <w:rPrChange w:id="74" w:author="Yang Liu" w:date="2020-08-09T20:41:00Z">
            <w:rPr>
              <w:rFonts w:ascii="Times New Roman" w:eastAsia="Microsoft YaHei UI" w:hAnsi="Times New Roman"/>
              <w:b/>
              <w:color w:val="333333"/>
              <w:sz w:val="24"/>
              <w:szCs w:val="24"/>
              <w:shd w:val="clear" w:color="auto" w:fill="FFFFFF"/>
            </w:rPr>
          </w:rPrChange>
        </w:rPr>
        <w:t>ontact</w:t>
      </w:r>
      <w:r w:rsidR="00072CF0" w:rsidRPr="00B54640">
        <w:rPr>
          <w:rFonts w:ascii="Garamond" w:eastAsia="Microsoft YaHei UI" w:hAnsi="Garamond"/>
          <w:b/>
          <w:color w:val="333333"/>
          <w:sz w:val="24"/>
          <w:szCs w:val="24"/>
          <w:shd w:val="clear" w:color="auto" w:fill="FFFFFF"/>
          <w:rPrChange w:id="75" w:author="Yang Liu" w:date="2020-08-09T20:41:00Z">
            <w:rPr>
              <w:rFonts w:ascii="Times New Roman" w:eastAsia="Microsoft YaHei UI" w:hAnsi="Times New Roman" w:hint="eastAsia"/>
              <w:b/>
              <w:color w:val="333333"/>
              <w:sz w:val="24"/>
              <w:szCs w:val="24"/>
              <w:shd w:val="clear" w:color="auto" w:fill="FFFFFF"/>
            </w:rPr>
          </w:rPrChange>
        </w:rPr>
        <w:t xml:space="preserve"> </w:t>
      </w:r>
      <w:r w:rsidR="000934F5" w:rsidRPr="00B54640">
        <w:rPr>
          <w:rFonts w:ascii="Garamond" w:eastAsia="Microsoft YaHei UI" w:hAnsi="Garamond"/>
          <w:b/>
          <w:color w:val="333333"/>
          <w:sz w:val="24"/>
          <w:szCs w:val="24"/>
          <w:shd w:val="clear" w:color="auto" w:fill="FFFFFF"/>
          <w:rPrChange w:id="76" w:author="Yang Liu" w:date="2020-08-09T20:41:00Z">
            <w:rPr>
              <w:rFonts w:ascii="Times New Roman" w:eastAsia="Microsoft YaHei UI" w:hAnsi="Times New Roman"/>
              <w:b/>
              <w:color w:val="333333"/>
              <w:sz w:val="24"/>
              <w:szCs w:val="24"/>
              <w:shd w:val="clear" w:color="auto" w:fill="FFFFFF"/>
            </w:rPr>
          </w:rPrChange>
        </w:rPr>
        <w:t>information</w:t>
      </w:r>
      <w:r w:rsidR="000934F5" w:rsidRPr="00B54640">
        <w:rPr>
          <w:rFonts w:ascii="Garamond" w:eastAsia="Microsoft YaHei UI" w:hAnsi="Garamond"/>
          <w:b/>
          <w:color w:val="333333"/>
          <w:sz w:val="24"/>
          <w:szCs w:val="24"/>
          <w:shd w:val="clear" w:color="auto" w:fill="FFFFFF"/>
          <w:rPrChange w:id="77" w:author="Yang Liu" w:date="2020-08-09T20:41:00Z">
            <w:rPr>
              <w:rFonts w:ascii="Times New Roman" w:eastAsia="Microsoft YaHei UI" w:hAnsi="Times New Roman" w:hint="eastAsia"/>
              <w:b/>
              <w:color w:val="333333"/>
              <w:sz w:val="24"/>
              <w:szCs w:val="24"/>
              <w:shd w:val="clear" w:color="auto" w:fill="FFFFFF"/>
            </w:rPr>
          </w:rPrChange>
        </w:rPr>
        <w:t>:</w:t>
      </w:r>
      <w:r w:rsidR="000934F5" w:rsidRPr="00B54640">
        <w:rPr>
          <w:rFonts w:ascii="Garamond" w:eastAsia="Microsoft YaHei UI" w:hAnsi="Garamond"/>
          <w:color w:val="333333"/>
          <w:sz w:val="24"/>
          <w:szCs w:val="24"/>
          <w:shd w:val="clear" w:color="auto" w:fill="FFFFFF"/>
          <w:rPrChange w:id="78" w:author="Yang Liu" w:date="2020-08-09T20:41:00Z">
            <w:rPr>
              <w:rFonts w:ascii="Times New Roman" w:eastAsia="Microsoft YaHei UI" w:hAnsi="Times New Roman" w:hint="eastAsia"/>
              <w:color w:val="333333"/>
              <w:sz w:val="24"/>
              <w:szCs w:val="24"/>
              <w:shd w:val="clear" w:color="auto" w:fill="FFFFFF"/>
            </w:rPr>
          </w:rPrChange>
        </w:rPr>
        <w:t xml:space="preserve"> </w:t>
      </w:r>
    </w:p>
    <w:p w14:paraId="7E7E49A9" w14:textId="77777777" w:rsidR="00387BEE" w:rsidRPr="00B54640" w:rsidRDefault="000934F5" w:rsidP="00C77B63">
      <w:pPr>
        <w:shd w:val="clear" w:color="auto" w:fill="FFFFFF"/>
        <w:spacing w:line="480" w:lineRule="auto"/>
        <w:rPr>
          <w:rFonts w:ascii="Garamond" w:eastAsia="Microsoft YaHei UI" w:hAnsi="Garamond"/>
          <w:color w:val="333333"/>
          <w:sz w:val="24"/>
          <w:szCs w:val="24"/>
          <w:shd w:val="clear" w:color="auto" w:fill="FFFFFF"/>
          <w:rPrChange w:id="79" w:author="Yang Liu" w:date="2020-08-09T20:41:00Z">
            <w:rPr>
              <w:rFonts w:ascii="Times New Roman" w:eastAsia="Microsoft YaHei UI" w:hAnsi="Times New Roman"/>
              <w:color w:val="333333"/>
              <w:sz w:val="24"/>
              <w:szCs w:val="24"/>
              <w:shd w:val="clear" w:color="auto" w:fill="FFFFFF"/>
            </w:rPr>
          </w:rPrChange>
        </w:rPr>
      </w:pPr>
      <w:r w:rsidRPr="00B54640">
        <w:rPr>
          <w:rFonts w:ascii="Garamond" w:eastAsia="Microsoft YaHei UI" w:hAnsi="Garamond"/>
          <w:color w:val="333333"/>
          <w:sz w:val="24"/>
          <w:szCs w:val="24"/>
          <w:shd w:val="clear" w:color="auto" w:fill="FFFFFF"/>
          <w:rPrChange w:id="80" w:author="Yang Liu" w:date="2020-08-09T20:41:00Z">
            <w:rPr>
              <w:rFonts w:ascii="Times New Roman" w:eastAsia="Microsoft YaHei UI" w:hAnsi="Times New Roman"/>
              <w:color w:val="333333"/>
              <w:sz w:val="24"/>
              <w:szCs w:val="24"/>
              <w:shd w:val="clear" w:color="auto" w:fill="FFFFFF"/>
            </w:rPr>
          </w:rPrChange>
        </w:rPr>
        <w:t>Zhong Zhang</w:t>
      </w:r>
      <w:r w:rsidR="0042675C" w:rsidRPr="00B54640">
        <w:rPr>
          <w:rFonts w:ascii="Garamond" w:eastAsia="Microsoft YaHei UI" w:hAnsi="Garamond"/>
          <w:color w:val="333333"/>
          <w:sz w:val="24"/>
          <w:szCs w:val="24"/>
          <w:shd w:val="clear" w:color="auto" w:fill="FFFFFF"/>
          <w:rPrChange w:id="81" w:author="Yang Liu" w:date="2020-08-09T20:41:00Z">
            <w:rPr>
              <w:rFonts w:ascii="Times New Roman" w:eastAsia="Microsoft YaHei UI" w:hAnsi="Times New Roman" w:hint="eastAsia"/>
              <w:color w:val="333333"/>
              <w:sz w:val="24"/>
              <w:szCs w:val="24"/>
              <w:shd w:val="clear" w:color="auto" w:fill="FFFFFF"/>
            </w:rPr>
          </w:rPrChange>
        </w:rPr>
        <w:t xml:space="preserve">, </w:t>
      </w:r>
      <w:r w:rsidRPr="00B54640">
        <w:rPr>
          <w:rFonts w:ascii="Garamond" w:hAnsi="Garamond"/>
          <w:sz w:val="24"/>
          <w:szCs w:val="24"/>
          <w:rPrChange w:id="82" w:author="Yang Liu" w:date="2020-08-09T20:41:00Z">
            <w:rPr>
              <w:rFonts w:ascii="Times New Roman" w:hAnsi="Times New Roman"/>
              <w:sz w:val="24"/>
              <w:szCs w:val="24"/>
            </w:rPr>
          </w:rPrChange>
        </w:rPr>
        <w:t>Nanjing Municipal Center for Disease Control and Prevention</w:t>
      </w:r>
      <w:r w:rsidR="0042675C" w:rsidRPr="00B54640">
        <w:rPr>
          <w:rFonts w:ascii="Garamond" w:hAnsi="Garamond"/>
          <w:sz w:val="24"/>
          <w:szCs w:val="24"/>
          <w:rPrChange w:id="83" w:author="Yang Liu" w:date="2020-08-09T20:41:00Z">
            <w:rPr>
              <w:rFonts w:ascii="Times New Roman" w:hAnsi="Times New Roman" w:hint="eastAsia"/>
              <w:sz w:val="24"/>
              <w:szCs w:val="24"/>
            </w:rPr>
          </w:rPrChange>
        </w:rPr>
        <w:t xml:space="preserve">, </w:t>
      </w:r>
      <w:r w:rsidRPr="00B54640">
        <w:rPr>
          <w:rFonts w:ascii="Garamond" w:eastAsia="Microsoft YaHei UI" w:hAnsi="Garamond"/>
          <w:color w:val="333333"/>
          <w:sz w:val="24"/>
          <w:szCs w:val="24"/>
          <w:shd w:val="clear" w:color="auto" w:fill="FFFFFF"/>
          <w:rPrChange w:id="84" w:author="Yang Liu" w:date="2020-08-09T20:41:00Z">
            <w:rPr>
              <w:rFonts w:ascii="Times New Roman" w:eastAsia="Microsoft YaHei UI" w:hAnsi="Times New Roman" w:hint="eastAsia"/>
              <w:color w:val="333333"/>
              <w:sz w:val="24"/>
              <w:szCs w:val="24"/>
              <w:shd w:val="clear" w:color="auto" w:fill="FFFFFF"/>
            </w:rPr>
          </w:rPrChange>
        </w:rPr>
        <w:t>No.2</w:t>
      </w:r>
      <w:r w:rsidRPr="00B54640">
        <w:rPr>
          <w:rFonts w:ascii="Garamond" w:eastAsia="Microsoft YaHei UI" w:hAnsi="Garamond"/>
          <w:color w:val="333333"/>
          <w:sz w:val="24"/>
          <w:szCs w:val="24"/>
          <w:shd w:val="clear" w:color="auto" w:fill="FFFFFF"/>
          <w:rPrChange w:id="85" w:author="Yang Liu" w:date="2020-08-09T20:41:00Z">
            <w:rPr>
              <w:rFonts w:ascii="Times New Roman" w:eastAsia="Microsoft YaHei UI" w:hAnsi="Times New Roman"/>
              <w:color w:val="333333"/>
              <w:sz w:val="24"/>
              <w:szCs w:val="24"/>
              <w:shd w:val="clear" w:color="auto" w:fill="FFFFFF"/>
            </w:rPr>
          </w:rPrChange>
        </w:rPr>
        <w:t xml:space="preserve"> Zizhulin, Gulou District, Nanjing, Jiangsu, People's Republic of China, 210003. </w:t>
      </w:r>
      <w:r w:rsidR="0042675C" w:rsidRPr="00B54640">
        <w:rPr>
          <w:rFonts w:ascii="Garamond" w:eastAsia="Microsoft YaHei UI" w:hAnsi="Garamond"/>
          <w:color w:val="333333"/>
          <w:sz w:val="24"/>
          <w:szCs w:val="24"/>
          <w:shd w:val="clear" w:color="auto" w:fill="FFFFFF"/>
          <w:rPrChange w:id="86" w:author="Yang Liu" w:date="2020-08-09T20:41:00Z">
            <w:rPr>
              <w:rFonts w:ascii="Times New Roman" w:eastAsia="Microsoft YaHei UI" w:hAnsi="Times New Roman" w:hint="eastAsia"/>
              <w:color w:val="333333"/>
              <w:sz w:val="24"/>
              <w:szCs w:val="24"/>
              <w:shd w:val="clear" w:color="auto" w:fill="FFFFFF"/>
            </w:rPr>
          </w:rPrChange>
        </w:rPr>
        <w:t>P</w:t>
      </w:r>
      <w:r w:rsidRPr="00B54640">
        <w:rPr>
          <w:rFonts w:ascii="Garamond" w:eastAsia="Microsoft YaHei UI" w:hAnsi="Garamond"/>
          <w:color w:val="333333"/>
          <w:sz w:val="24"/>
          <w:szCs w:val="24"/>
          <w:shd w:val="clear" w:color="auto" w:fill="FFFFFF"/>
          <w:rPrChange w:id="87" w:author="Yang Liu" w:date="2020-08-09T20:41:00Z">
            <w:rPr>
              <w:rFonts w:ascii="Times New Roman" w:eastAsia="Microsoft YaHei UI" w:hAnsi="Times New Roman"/>
              <w:color w:val="333333"/>
              <w:sz w:val="24"/>
              <w:szCs w:val="24"/>
              <w:shd w:val="clear" w:color="auto" w:fill="FFFFFF"/>
            </w:rPr>
          </w:rPrChange>
        </w:rPr>
        <w:t xml:space="preserve">hone: </w:t>
      </w:r>
      <w:r w:rsidR="00A33630" w:rsidRPr="00B54640">
        <w:rPr>
          <w:rFonts w:ascii="Garamond" w:eastAsia="Microsoft YaHei UI" w:hAnsi="Garamond"/>
          <w:color w:val="333333"/>
          <w:sz w:val="24"/>
          <w:szCs w:val="24"/>
          <w:shd w:val="clear" w:color="auto" w:fill="FFFFFF"/>
          <w:rPrChange w:id="88" w:author="Yang Liu" w:date="2020-08-09T20:41:00Z">
            <w:rPr>
              <w:rFonts w:ascii="Times New Roman" w:eastAsia="Microsoft YaHei UI" w:hAnsi="Times New Roman"/>
              <w:color w:val="333333"/>
              <w:sz w:val="24"/>
              <w:szCs w:val="24"/>
              <w:shd w:val="clear" w:color="auto" w:fill="FFFFFF"/>
            </w:rPr>
          </w:rPrChange>
        </w:rPr>
        <w:t>86-025-83538333</w:t>
      </w:r>
      <w:r w:rsidRPr="00B54640">
        <w:rPr>
          <w:rFonts w:ascii="Garamond" w:eastAsia="Microsoft YaHei UI" w:hAnsi="Garamond"/>
          <w:color w:val="333333"/>
          <w:sz w:val="24"/>
          <w:szCs w:val="24"/>
          <w:shd w:val="clear" w:color="auto" w:fill="FFFFFF"/>
          <w:rPrChange w:id="89" w:author="Yang Liu" w:date="2020-08-09T20:41:00Z">
            <w:rPr>
              <w:rFonts w:ascii="Times New Roman" w:eastAsia="Microsoft YaHei UI" w:hAnsi="Times New Roman"/>
              <w:color w:val="333333"/>
              <w:sz w:val="24"/>
              <w:szCs w:val="24"/>
              <w:shd w:val="clear" w:color="auto" w:fill="FFFFFF"/>
            </w:rPr>
          </w:rPrChange>
        </w:rPr>
        <w:t>;</w:t>
      </w:r>
      <w:r w:rsidR="00F312EA" w:rsidRPr="00B54640">
        <w:rPr>
          <w:rFonts w:ascii="Garamond" w:eastAsia="Microsoft YaHei UI" w:hAnsi="Garamond"/>
          <w:color w:val="333333"/>
          <w:sz w:val="24"/>
          <w:szCs w:val="24"/>
          <w:shd w:val="clear" w:color="auto" w:fill="FFFFFF"/>
          <w:rPrChange w:id="90" w:author="Yang Liu" w:date="2020-08-09T20:41:00Z">
            <w:rPr>
              <w:rFonts w:ascii="Times New Roman" w:eastAsia="Microsoft YaHei UI" w:hAnsi="Times New Roman" w:hint="eastAsia"/>
              <w:color w:val="333333"/>
              <w:sz w:val="24"/>
              <w:szCs w:val="24"/>
              <w:shd w:val="clear" w:color="auto" w:fill="FFFFFF"/>
            </w:rPr>
          </w:rPrChange>
        </w:rPr>
        <w:t xml:space="preserve"> </w:t>
      </w:r>
      <w:r w:rsidRPr="00B54640">
        <w:rPr>
          <w:rFonts w:ascii="Garamond" w:eastAsia="Microsoft YaHei UI" w:hAnsi="Garamond"/>
          <w:color w:val="333333"/>
          <w:sz w:val="24"/>
          <w:szCs w:val="24"/>
          <w:shd w:val="clear" w:color="auto" w:fill="FFFFFF"/>
          <w:rPrChange w:id="91" w:author="Yang Liu" w:date="2020-08-09T20:41:00Z">
            <w:rPr>
              <w:rFonts w:ascii="Times New Roman" w:eastAsia="Microsoft YaHei UI" w:hAnsi="Times New Roman"/>
              <w:color w:val="333333"/>
              <w:sz w:val="24"/>
              <w:szCs w:val="24"/>
              <w:shd w:val="clear" w:color="auto" w:fill="FFFFFF"/>
            </w:rPr>
          </w:rPrChange>
        </w:rPr>
        <w:t>Email:</w:t>
      </w:r>
      <w:r w:rsidR="00387BEE" w:rsidRPr="00B54640">
        <w:rPr>
          <w:rFonts w:ascii="Garamond" w:eastAsia="Microsoft YaHei UI" w:hAnsi="Garamond"/>
          <w:color w:val="333333"/>
          <w:sz w:val="24"/>
          <w:szCs w:val="24"/>
          <w:shd w:val="clear" w:color="auto" w:fill="FFFFFF"/>
          <w:rPrChange w:id="92" w:author="Yang Liu" w:date="2020-08-09T20:41:00Z">
            <w:rPr>
              <w:rFonts w:ascii="Times New Roman" w:eastAsia="Microsoft YaHei UI" w:hAnsi="Times New Roman" w:hint="eastAsia"/>
              <w:color w:val="333333"/>
              <w:sz w:val="24"/>
              <w:szCs w:val="24"/>
              <w:shd w:val="clear" w:color="auto" w:fill="FFFFFF"/>
            </w:rPr>
          </w:rPrChange>
        </w:rPr>
        <w:t xml:space="preserve"> </w:t>
      </w:r>
      <w:r w:rsidR="003045BF" w:rsidRPr="00B54640">
        <w:rPr>
          <w:rFonts w:ascii="Garamond" w:hAnsi="Garamond"/>
          <w:rPrChange w:id="93" w:author="Yang Liu" w:date="2020-08-09T20:41:00Z">
            <w:rPr/>
          </w:rPrChange>
        </w:rPr>
        <w:fldChar w:fldCharType="begin"/>
      </w:r>
      <w:r w:rsidR="003045BF" w:rsidRPr="00B54640">
        <w:rPr>
          <w:rFonts w:ascii="Garamond" w:hAnsi="Garamond"/>
          <w:rPrChange w:id="94" w:author="Yang Liu" w:date="2020-08-09T20:41:00Z">
            <w:rPr/>
          </w:rPrChange>
        </w:rPr>
        <w:instrText xml:space="preserve"> HYPERLINK "mailto:nanjingzhangz@qq.com" </w:instrText>
      </w:r>
      <w:r w:rsidR="003045BF" w:rsidRPr="00B54640">
        <w:rPr>
          <w:rFonts w:ascii="Garamond" w:hAnsi="Garamond"/>
          <w:rPrChange w:id="95" w:author="Yang Liu" w:date="2020-08-09T20:41:00Z">
            <w:rPr/>
          </w:rPrChange>
        </w:rPr>
        <w:fldChar w:fldCharType="separate"/>
      </w:r>
      <w:r w:rsidR="00387BEE" w:rsidRPr="00B54640">
        <w:rPr>
          <w:rStyle w:val="Hyperlink"/>
          <w:rFonts w:ascii="Garamond" w:eastAsia="Microsoft YaHei UI" w:hAnsi="Garamond"/>
          <w:sz w:val="24"/>
          <w:szCs w:val="24"/>
          <w:shd w:val="clear" w:color="auto" w:fill="FFFFFF"/>
          <w:rPrChange w:id="96" w:author="Yang Liu" w:date="2020-08-09T20:41:00Z">
            <w:rPr>
              <w:rStyle w:val="Hyperlink"/>
              <w:rFonts w:ascii="Times New Roman" w:eastAsia="Microsoft YaHei UI" w:hAnsi="Times New Roman" w:hint="eastAsia"/>
              <w:sz w:val="24"/>
              <w:szCs w:val="24"/>
              <w:shd w:val="clear" w:color="auto" w:fill="FFFFFF"/>
            </w:rPr>
          </w:rPrChange>
        </w:rPr>
        <w:t>nanjingzhangz@qq.com</w:t>
      </w:r>
      <w:r w:rsidR="003045BF" w:rsidRPr="00B54640">
        <w:rPr>
          <w:rStyle w:val="Hyperlink"/>
          <w:rFonts w:ascii="Garamond" w:eastAsia="Microsoft YaHei UI" w:hAnsi="Garamond"/>
          <w:sz w:val="24"/>
          <w:szCs w:val="24"/>
          <w:shd w:val="clear" w:color="auto" w:fill="FFFFFF"/>
          <w:rPrChange w:id="97" w:author="Yang Liu" w:date="2020-08-09T20:41:00Z">
            <w:rPr>
              <w:rStyle w:val="Hyperlink"/>
              <w:rFonts w:ascii="Times New Roman" w:eastAsia="Microsoft YaHei UI" w:hAnsi="Times New Roman"/>
              <w:sz w:val="24"/>
              <w:szCs w:val="24"/>
              <w:shd w:val="clear" w:color="auto" w:fill="FFFFFF"/>
            </w:rPr>
          </w:rPrChange>
        </w:rPr>
        <w:fldChar w:fldCharType="end"/>
      </w:r>
    </w:p>
    <w:p w14:paraId="4DDCD29A" w14:textId="77777777" w:rsidR="000934F5" w:rsidRPr="00B54640" w:rsidRDefault="000934F5" w:rsidP="00C77B63">
      <w:pPr>
        <w:spacing w:line="480" w:lineRule="auto"/>
        <w:rPr>
          <w:rFonts w:ascii="Garamond" w:hAnsi="Garamond"/>
          <w:sz w:val="24"/>
          <w:szCs w:val="24"/>
          <w:rPrChange w:id="98" w:author="Yang Liu" w:date="2020-08-09T20:41:00Z">
            <w:rPr>
              <w:rFonts w:ascii="Times New Roman" w:hAnsi="Times New Roman"/>
              <w:sz w:val="24"/>
              <w:szCs w:val="24"/>
            </w:rPr>
          </w:rPrChange>
        </w:rPr>
      </w:pPr>
    </w:p>
    <w:p w14:paraId="2B8841AD" w14:textId="77777777" w:rsidR="000934F5" w:rsidRPr="00B54640" w:rsidRDefault="000934F5" w:rsidP="00C77B63">
      <w:pPr>
        <w:spacing w:line="480" w:lineRule="auto"/>
        <w:rPr>
          <w:rFonts w:ascii="Garamond" w:hAnsi="Garamond"/>
          <w:sz w:val="24"/>
          <w:szCs w:val="24"/>
          <w:rPrChange w:id="99" w:author="Yang Liu" w:date="2020-08-09T20:41:00Z">
            <w:rPr>
              <w:rFonts w:ascii="Times New Roman" w:hAnsi="Times New Roman"/>
              <w:sz w:val="24"/>
              <w:szCs w:val="24"/>
            </w:rPr>
          </w:rPrChange>
        </w:rPr>
      </w:pPr>
      <w:r w:rsidRPr="00B54640">
        <w:rPr>
          <w:rFonts w:ascii="Garamond" w:hAnsi="Garamond"/>
          <w:sz w:val="24"/>
          <w:szCs w:val="24"/>
          <w:rPrChange w:id="100" w:author="Yang Liu" w:date="2020-08-09T20:41:00Z">
            <w:rPr>
              <w:rFonts w:ascii="Times New Roman" w:hAnsi="Times New Roman"/>
              <w:sz w:val="24"/>
              <w:szCs w:val="24"/>
            </w:rPr>
          </w:rPrChange>
        </w:rPr>
        <w:t>Article Type: Major Articles</w:t>
      </w:r>
    </w:p>
    <w:p w14:paraId="254C5A9F" w14:textId="77777777" w:rsidR="000934F5" w:rsidRPr="00B54640" w:rsidRDefault="000934F5" w:rsidP="00C77B63">
      <w:pPr>
        <w:spacing w:line="480" w:lineRule="auto"/>
        <w:rPr>
          <w:rFonts w:ascii="Garamond" w:hAnsi="Garamond"/>
          <w:sz w:val="24"/>
          <w:szCs w:val="24"/>
          <w:rPrChange w:id="101" w:author="Yang Liu" w:date="2020-08-09T20:41:00Z">
            <w:rPr>
              <w:rFonts w:ascii="Times New Roman" w:hAnsi="Times New Roman"/>
              <w:sz w:val="24"/>
              <w:szCs w:val="24"/>
            </w:rPr>
          </w:rPrChange>
        </w:rPr>
      </w:pPr>
      <w:r w:rsidRPr="00B54640">
        <w:rPr>
          <w:rFonts w:ascii="Garamond" w:hAnsi="Garamond"/>
          <w:sz w:val="24"/>
          <w:szCs w:val="24"/>
          <w:rPrChange w:id="102" w:author="Yang Liu" w:date="2020-08-09T20:41:00Z">
            <w:rPr>
              <w:rFonts w:ascii="Times New Roman" w:hAnsi="Times New Roman"/>
              <w:sz w:val="24"/>
              <w:szCs w:val="24"/>
            </w:rPr>
          </w:rPrChange>
        </w:rPr>
        <w:t>Summary of Main Points: This study estimates the pathogen-specific basic reproduction number based</w:t>
      </w:r>
      <w:r w:rsidRPr="00B54640">
        <w:rPr>
          <w:rFonts w:ascii="Garamond" w:hAnsi="Garamond"/>
          <w:sz w:val="24"/>
          <w:szCs w:val="24"/>
          <w:rPrChange w:id="103" w:author="Yang Liu" w:date="2020-08-09T20:41:00Z">
            <w:rPr>
              <w:rFonts w:ascii="Times New Roman" w:hAnsi="Times New Roman" w:hint="eastAsia"/>
              <w:sz w:val="24"/>
              <w:szCs w:val="24"/>
            </w:rPr>
          </w:rPrChange>
        </w:rPr>
        <w:t xml:space="preserve"> on</w:t>
      </w:r>
      <w:r w:rsidRPr="00B54640">
        <w:rPr>
          <w:rFonts w:ascii="Garamond" w:hAnsi="Garamond"/>
          <w:sz w:val="24"/>
          <w:szCs w:val="24"/>
          <w:rPrChange w:id="104" w:author="Yang Liu" w:date="2020-08-09T20:41:00Z">
            <w:rPr>
              <w:rFonts w:ascii="Times New Roman" w:hAnsi="Times New Roman"/>
              <w:sz w:val="24"/>
              <w:szCs w:val="24"/>
            </w:rPr>
          </w:rPrChange>
        </w:rPr>
        <w:t xml:space="preserve"> laboratory-confirmed hand, foot, and mouth disease outbreaks in China between 2011 and 2018. It is the first to compare the changes of R</w:t>
      </w:r>
      <w:r w:rsidRPr="00B54640">
        <w:rPr>
          <w:rFonts w:ascii="Garamond" w:hAnsi="Garamond"/>
          <w:sz w:val="24"/>
          <w:szCs w:val="24"/>
          <w:vertAlign w:val="subscript"/>
          <w:rPrChange w:id="105" w:author="Yang Liu" w:date="2020-08-09T20:41:00Z">
            <w:rPr>
              <w:rFonts w:ascii="Times New Roman" w:hAnsi="Times New Roman"/>
              <w:sz w:val="24"/>
              <w:szCs w:val="24"/>
              <w:vertAlign w:val="subscript"/>
            </w:rPr>
          </w:rPrChange>
        </w:rPr>
        <w:t>0</w:t>
      </w:r>
      <w:r w:rsidRPr="00B54640">
        <w:rPr>
          <w:rFonts w:ascii="Garamond" w:hAnsi="Garamond"/>
          <w:sz w:val="24"/>
          <w:szCs w:val="24"/>
          <w:rPrChange w:id="106" w:author="Yang Liu" w:date="2020-08-09T20:41:00Z">
            <w:rPr>
              <w:rFonts w:ascii="Times New Roman" w:hAnsi="Times New Roman"/>
              <w:sz w:val="24"/>
              <w:szCs w:val="24"/>
            </w:rPr>
          </w:rPrChange>
        </w:rPr>
        <w:t xml:space="preserve">s before and after the </w:t>
      </w:r>
      <w:r w:rsidR="00257091" w:rsidRPr="00B54640">
        <w:rPr>
          <w:rFonts w:ascii="Garamond" w:hAnsi="Garamond"/>
          <w:sz w:val="24"/>
          <w:szCs w:val="24"/>
          <w:rPrChange w:id="107" w:author="Yang Liu" w:date="2020-08-09T20:41:00Z">
            <w:rPr>
              <w:rFonts w:ascii="Times New Roman" w:hAnsi="Times New Roman"/>
              <w:sz w:val="24"/>
              <w:szCs w:val="24"/>
            </w:rPr>
          </w:rPrChange>
        </w:rPr>
        <w:t>EV-A71</w:t>
      </w:r>
      <w:r w:rsidR="00257091" w:rsidRPr="00B54640">
        <w:rPr>
          <w:rFonts w:ascii="Garamond" w:hAnsi="Garamond"/>
          <w:sz w:val="24"/>
          <w:szCs w:val="24"/>
          <w:rPrChange w:id="108"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109" w:author="Yang Liu" w:date="2020-08-09T20:41:00Z">
            <w:rPr>
              <w:rFonts w:ascii="Times New Roman" w:hAnsi="Times New Roman"/>
              <w:sz w:val="24"/>
              <w:szCs w:val="24"/>
            </w:rPr>
          </w:rPrChange>
        </w:rPr>
        <w:t>vaccine</w:t>
      </w:r>
      <w:r w:rsidR="008D1278" w:rsidRPr="00B54640">
        <w:rPr>
          <w:rFonts w:ascii="Garamond" w:hAnsi="Garamond"/>
          <w:sz w:val="24"/>
          <w:szCs w:val="24"/>
          <w:rPrChange w:id="110" w:author="Yang Liu" w:date="2020-08-09T20:41:00Z">
            <w:rPr>
              <w:rFonts w:ascii="Times New Roman" w:hAnsi="Times New Roman" w:hint="eastAsia"/>
              <w:sz w:val="24"/>
              <w:szCs w:val="24"/>
            </w:rPr>
          </w:rPrChange>
        </w:rPr>
        <w:t>s</w:t>
      </w:r>
      <w:r w:rsidRPr="00B54640">
        <w:rPr>
          <w:rFonts w:ascii="Garamond" w:hAnsi="Garamond"/>
          <w:sz w:val="24"/>
          <w:szCs w:val="24"/>
          <w:rPrChange w:id="111" w:author="Yang Liu" w:date="2020-08-09T20:41:00Z">
            <w:rPr>
              <w:rFonts w:ascii="Times New Roman" w:hAnsi="Times New Roman"/>
              <w:sz w:val="24"/>
              <w:szCs w:val="24"/>
            </w:rPr>
          </w:rPrChange>
        </w:rPr>
        <w:t xml:space="preserve"> licensure.</w:t>
      </w:r>
    </w:p>
    <w:p w14:paraId="7D3D5841" w14:textId="77777777" w:rsidR="006524F7" w:rsidRPr="00B54640" w:rsidRDefault="006524F7" w:rsidP="00C77B63">
      <w:pPr>
        <w:widowControl/>
        <w:spacing w:line="480" w:lineRule="auto"/>
        <w:jc w:val="left"/>
        <w:rPr>
          <w:rFonts w:ascii="Garamond" w:hAnsi="Garamond"/>
          <w:sz w:val="24"/>
          <w:szCs w:val="24"/>
          <w:rPrChange w:id="112" w:author="Yang Liu" w:date="2020-08-09T20:41:00Z">
            <w:rPr>
              <w:rFonts w:ascii="Times New Roman" w:hAnsi="Times New Roman"/>
              <w:sz w:val="24"/>
              <w:szCs w:val="24"/>
            </w:rPr>
          </w:rPrChange>
        </w:rPr>
      </w:pPr>
    </w:p>
    <w:p w14:paraId="356FB54B" w14:textId="77777777" w:rsidR="000934F5" w:rsidRPr="00B54640" w:rsidRDefault="000934F5" w:rsidP="00C77B63">
      <w:pPr>
        <w:widowControl/>
        <w:spacing w:line="480" w:lineRule="auto"/>
        <w:jc w:val="left"/>
        <w:rPr>
          <w:rFonts w:ascii="Garamond" w:hAnsi="Garamond"/>
          <w:b/>
          <w:sz w:val="24"/>
          <w:szCs w:val="24"/>
          <w:rPrChange w:id="113" w:author="Yang Liu" w:date="2020-08-09T20:41:00Z">
            <w:rPr>
              <w:rFonts w:ascii="Times New Roman" w:hAnsi="Times New Roman"/>
              <w:b/>
              <w:sz w:val="24"/>
              <w:szCs w:val="24"/>
            </w:rPr>
          </w:rPrChange>
        </w:rPr>
      </w:pPr>
      <w:r w:rsidRPr="00B54640">
        <w:rPr>
          <w:rFonts w:ascii="Garamond" w:hAnsi="Garamond"/>
          <w:sz w:val="24"/>
          <w:szCs w:val="24"/>
          <w:rPrChange w:id="114" w:author="Yang Liu" w:date="2020-08-09T20:41:00Z">
            <w:rPr>
              <w:rFonts w:ascii="Times New Roman" w:hAnsi="Times New Roman"/>
              <w:sz w:val="24"/>
              <w:szCs w:val="24"/>
            </w:rPr>
          </w:rPrChange>
        </w:rPr>
        <w:br w:type="page"/>
      </w:r>
      <w:r w:rsidRPr="00B54640">
        <w:rPr>
          <w:rFonts w:ascii="Garamond" w:hAnsi="Garamond"/>
          <w:b/>
          <w:sz w:val="24"/>
          <w:szCs w:val="24"/>
          <w:rPrChange w:id="115" w:author="Yang Liu" w:date="2020-08-09T20:41:00Z">
            <w:rPr>
              <w:rFonts w:ascii="Times New Roman" w:hAnsi="Times New Roman"/>
              <w:b/>
              <w:sz w:val="24"/>
              <w:szCs w:val="24"/>
            </w:rPr>
          </w:rPrChange>
        </w:rPr>
        <w:lastRenderedPageBreak/>
        <w:t>Abstract (250 words):</w:t>
      </w:r>
    </w:p>
    <w:p w14:paraId="198AC581" w14:textId="77777777" w:rsidR="000934F5" w:rsidRPr="00B54640" w:rsidRDefault="000934F5" w:rsidP="00C77B63">
      <w:pPr>
        <w:spacing w:line="480" w:lineRule="auto"/>
        <w:jc w:val="left"/>
        <w:rPr>
          <w:rFonts w:ascii="Garamond" w:hAnsi="Garamond"/>
          <w:sz w:val="24"/>
          <w:szCs w:val="24"/>
          <w:rPrChange w:id="116" w:author="Yang Liu" w:date="2020-08-09T20:41:00Z">
            <w:rPr>
              <w:rFonts w:ascii="Times New Roman" w:hAnsi="Times New Roman"/>
              <w:sz w:val="24"/>
              <w:szCs w:val="24"/>
            </w:rPr>
          </w:rPrChange>
        </w:rPr>
      </w:pPr>
      <w:r w:rsidRPr="00B54640">
        <w:rPr>
          <w:rFonts w:ascii="Garamond" w:hAnsi="Garamond"/>
          <w:b/>
          <w:sz w:val="24"/>
          <w:szCs w:val="24"/>
          <w:rPrChange w:id="117" w:author="Yang Liu" w:date="2020-08-09T20:41:00Z">
            <w:rPr>
              <w:rFonts w:ascii="Times New Roman" w:hAnsi="Times New Roman"/>
              <w:b/>
              <w:sz w:val="24"/>
              <w:szCs w:val="24"/>
            </w:rPr>
          </w:rPrChange>
        </w:rPr>
        <w:t>Background</w:t>
      </w:r>
      <w:r w:rsidRPr="00B54640">
        <w:rPr>
          <w:rFonts w:ascii="Garamond" w:hAnsi="Garamond"/>
          <w:sz w:val="24"/>
          <w:szCs w:val="24"/>
          <w:rPrChange w:id="118" w:author="Yang Liu" w:date="2020-08-09T20:41:00Z">
            <w:rPr>
              <w:rFonts w:ascii="Times New Roman" w:hAnsi="Times New Roman"/>
              <w:sz w:val="24"/>
              <w:szCs w:val="24"/>
            </w:rPr>
          </w:rPrChange>
        </w:rPr>
        <w:t>: Enterovirus 71 (EV-A71), Coxsackievirus A16 (CV-A16) and Coxsackievirus A6 (CV-A6) are common serotypes causing hand, foot, and mouth disease (HFMD). Analyses on the basic reproduction number (R</w:t>
      </w:r>
      <w:r w:rsidRPr="00B54640">
        <w:rPr>
          <w:rFonts w:ascii="Garamond" w:hAnsi="Garamond"/>
          <w:sz w:val="24"/>
          <w:szCs w:val="24"/>
          <w:vertAlign w:val="subscript"/>
          <w:rPrChange w:id="119" w:author="Yang Liu" w:date="2020-08-09T20:41:00Z">
            <w:rPr>
              <w:rFonts w:ascii="Times New Roman" w:hAnsi="Times New Roman"/>
              <w:sz w:val="24"/>
              <w:szCs w:val="24"/>
              <w:vertAlign w:val="subscript"/>
            </w:rPr>
          </w:rPrChange>
        </w:rPr>
        <w:t>0</w:t>
      </w:r>
      <w:r w:rsidRPr="00B54640">
        <w:rPr>
          <w:rFonts w:ascii="Garamond" w:hAnsi="Garamond"/>
          <w:sz w:val="24"/>
          <w:szCs w:val="24"/>
          <w:rPrChange w:id="120" w:author="Yang Liu" w:date="2020-08-09T20:41:00Z">
            <w:rPr>
              <w:rFonts w:ascii="Times New Roman" w:hAnsi="Times New Roman"/>
              <w:sz w:val="24"/>
              <w:szCs w:val="24"/>
            </w:rPr>
          </w:rPrChange>
        </w:rPr>
        <w:t>) of common pathogens causing HFMD are limited and there are no related studies using field data from outbreaks in mainland China.</w:t>
      </w:r>
    </w:p>
    <w:p w14:paraId="7BC7B5BC" w14:textId="77777777" w:rsidR="000934F5" w:rsidRPr="00B54640" w:rsidRDefault="000934F5" w:rsidP="00C77B63">
      <w:pPr>
        <w:spacing w:line="480" w:lineRule="auto"/>
        <w:jc w:val="left"/>
        <w:rPr>
          <w:rFonts w:ascii="Garamond" w:hAnsi="Garamond"/>
          <w:b/>
          <w:sz w:val="24"/>
          <w:szCs w:val="24"/>
          <w:rPrChange w:id="121" w:author="Yang Liu" w:date="2020-08-09T20:41:00Z">
            <w:rPr>
              <w:rFonts w:ascii="Times New Roman" w:hAnsi="Times New Roman"/>
              <w:b/>
              <w:sz w:val="24"/>
              <w:szCs w:val="24"/>
            </w:rPr>
          </w:rPrChange>
        </w:rPr>
      </w:pPr>
    </w:p>
    <w:p w14:paraId="3793DF43" w14:textId="77777777" w:rsidR="000934F5" w:rsidRPr="00B54640" w:rsidRDefault="000934F5" w:rsidP="00C77B63">
      <w:pPr>
        <w:spacing w:line="480" w:lineRule="auto"/>
        <w:jc w:val="left"/>
        <w:rPr>
          <w:rFonts w:ascii="Garamond" w:hAnsi="Garamond"/>
          <w:sz w:val="24"/>
          <w:szCs w:val="24"/>
          <w:lang w:val="en-GB"/>
          <w:rPrChange w:id="122" w:author="Yang Liu" w:date="2020-08-09T20:41:00Z">
            <w:rPr>
              <w:rFonts w:ascii="Times New Roman" w:hAnsi="Times New Roman"/>
              <w:sz w:val="24"/>
              <w:szCs w:val="24"/>
              <w:lang w:val="en-GB"/>
            </w:rPr>
          </w:rPrChange>
        </w:rPr>
      </w:pPr>
      <w:r w:rsidRPr="00B54640">
        <w:rPr>
          <w:rFonts w:ascii="Garamond" w:hAnsi="Garamond"/>
          <w:b/>
          <w:sz w:val="24"/>
          <w:szCs w:val="24"/>
          <w:rPrChange w:id="123" w:author="Yang Liu" w:date="2020-08-09T20:41:00Z">
            <w:rPr>
              <w:rFonts w:ascii="Times New Roman" w:hAnsi="Times New Roman"/>
              <w:b/>
              <w:sz w:val="24"/>
              <w:szCs w:val="24"/>
            </w:rPr>
          </w:rPrChange>
        </w:rPr>
        <w:t>Methods</w:t>
      </w:r>
      <w:r w:rsidRPr="00B54640">
        <w:rPr>
          <w:rFonts w:ascii="Garamond" w:hAnsi="Garamond"/>
          <w:sz w:val="24"/>
          <w:szCs w:val="24"/>
          <w:rPrChange w:id="124" w:author="Yang Liu" w:date="2020-08-09T20:41:00Z">
            <w:rPr>
              <w:rFonts w:ascii="Times New Roman" w:hAnsi="Times New Roman"/>
              <w:sz w:val="24"/>
              <w:szCs w:val="24"/>
            </w:rPr>
          </w:rPrChange>
        </w:rPr>
        <w:t>: We</w:t>
      </w:r>
      <w:r w:rsidRPr="00B54640">
        <w:rPr>
          <w:rFonts w:ascii="Garamond" w:hAnsi="Garamond"/>
          <w:sz w:val="24"/>
          <w:szCs w:val="24"/>
          <w:lang w:val="en-GB"/>
          <w:rPrChange w:id="125" w:author="Yang Liu" w:date="2020-08-09T20:41:00Z">
            <w:rPr>
              <w:rFonts w:ascii="Times New Roman" w:hAnsi="Times New Roman"/>
              <w:sz w:val="24"/>
              <w:szCs w:val="24"/>
              <w:lang w:val="en-GB"/>
            </w:rPr>
          </w:rPrChange>
        </w:rPr>
        <w:t xml:space="preserve"> estimated the pathogen-specific basic reproduction number based on information related to </w:t>
      </w:r>
      <w:r w:rsidRPr="00B54640">
        <w:rPr>
          <w:rFonts w:ascii="Garamond" w:hAnsi="Garamond"/>
          <w:sz w:val="24"/>
          <w:szCs w:val="24"/>
          <w:rPrChange w:id="126" w:author="Yang Liu" w:date="2020-08-09T20:41:00Z">
            <w:rPr>
              <w:rFonts w:ascii="Times New Roman" w:hAnsi="Times New Roman"/>
              <w:sz w:val="24"/>
              <w:szCs w:val="24"/>
            </w:rPr>
          </w:rPrChange>
        </w:rPr>
        <w:t xml:space="preserve">laboratory-confirmed HFMD outbreaks (clusters of </w:t>
      </w:r>
      <w:r w:rsidRPr="00B54640">
        <w:rPr>
          <w:rFonts w:ascii="Garamond" w:hAnsi="Garamond"/>
          <w:kern w:val="0"/>
          <w:sz w:val="24"/>
          <w:szCs w:val="24"/>
          <w:rPrChange w:id="127" w:author="Yang Liu" w:date="2020-08-09T20:41:00Z">
            <w:rPr>
              <w:rFonts w:ascii="Times New Roman" w:hAnsi="Times New Roman"/>
              <w:kern w:val="0"/>
              <w:sz w:val="24"/>
              <w:szCs w:val="24"/>
            </w:rPr>
          </w:rPrChange>
        </w:rPr>
        <w:t>≥10 HFMD cases</w:t>
      </w:r>
      <w:r w:rsidRPr="00B54640">
        <w:rPr>
          <w:rFonts w:ascii="Garamond" w:hAnsi="Garamond"/>
          <w:sz w:val="24"/>
          <w:szCs w:val="24"/>
          <w:rPrChange w:id="128" w:author="Yang Liu" w:date="2020-08-09T20:41:00Z">
            <w:rPr>
              <w:rFonts w:ascii="Times New Roman" w:hAnsi="Times New Roman"/>
              <w:sz w:val="24"/>
              <w:szCs w:val="24"/>
            </w:rPr>
          </w:rPrChange>
        </w:rPr>
        <w:t xml:space="preserve">) reported to the national surveillance system between 2011 and 2018. </w:t>
      </w:r>
      <w:r w:rsidRPr="00B54640">
        <w:rPr>
          <w:rFonts w:ascii="Garamond" w:hAnsi="Garamond"/>
          <w:kern w:val="0"/>
          <w:sz w:val="24"/>
          <w:szCs w:val="24"/>
          <w:rPrChange w:id="129" w:author="Yang Liu" w:date="2020-08-09T20:41:00Z">
            <w:rPr>
              <w:rFonts w:ascii="Times New Roman" w:hAnsi="Times New Roman"/>
              <w:kern w:val="0"/>
              <w:sz w:val="24"/>
              <w:szCs w:val="24"/>
            </w:rPr>
          </w:rPrChange>
        </w:rPr>
        <w:t>The</w:t>
      </w:r>
      <w:r w:rsidRPr="00B54640">
        <w:rPr>
          <w:rFonts w:ascii="Garamond" w:hAnsi="Garamond"/>
          <w:kern w:val="0"/>
          <w:sz w:val="24"/>
          <w:szCs w:val="24"/>
          <w:lang w:val="en-GB"/>
          <w:rPrChange w:id="130" w:author="Yang Liu" w:date="2020-08-09T20:41:00Z">
            <w:rPr>
              <w:rFonts w:ascii="Times New Roman" w:hAnsi="Times New Roman"/>
              <w:kern w:val="0"/>
              <w:sz w:val="24"/>
              <w:szCs w:val="24"/>
              <w:lang w:val="en-GB"/>
            </w:rPr>
          </w:rPrChange>
        </w:rPr>
        <w:t xml:space="preserve"> reproduction numbers</w:t>
      </w:r>
      <w:r w:rsidRPr="00B54640">
        <w:rPr>
          <w:rFonts w:ascii="Garamond" w:hAnsi="Garamond"/>
          <w:kern w:val="0"/>
          <w:sz w:val="24"/>
          <w:szCs w:val="24"/>
          <w:rPrChange w:id="131" w:author="Yang Liu" w:date="2020-08-09T20:41:00Z">
            <w:rPr>
              <w:rFonts w:ascii="Times New Roman" w:hAnsi="Times New Roman"/>
              <w:kern w:val="0"/>
              <w:sz w:val="24"/>
              <w:szCs w:val="24"/>
            </w:rPr>
          </w:rPrChange>
        </w:rPr>
        <w:t xml:space="preserve"> were calculated based on the cumulative number of cases during the initial growth periods using a mathematical model. </w:t>
      </w:r>
    </w:p>
    <w:p w14:paraId="3EE8F1D2" w14:textId="77777777" w:rsidR="000934F5" w:rsidRPr="00B54640" w:rsidRDefault="000934F5" w:rsidP="00C77B63">
      <w:pPr>
        <w:spacing w:line="480" w:lineRule="auto"/>
        <w:jc w:val="left"/>
        <w:rPr>
          <w:rFonts w:ascii="Garamond" w:hAnsi="Garamond"/>
          <w:b/>
          <w:sz w:val="24"/>
          <w:szCs w:val="24"/>
          <w:rPrChange w:id="132" w:author="Yang Liu" w:date="2020-08-09T20:41:00Z">
            <w:rPr>
              <w:rFonts w:ascii="Times New Roman" w:hAnsi="Times New Roman"/>
              <w:b/>
              <w:sz w:val="24"/>
              <w:szCs w:val="24"/>
            </w:rPr>
          </w:rPrChange>
        </w:rPr>
      </w:pPr>
    </w:p>
    <w:p w14:paraId="0991CF06" w14:textId="77777777" w:rsidR="000934F5" w:rsidRPr="00B54640" w:rsidRDefault="000934F5" w:rsidP="00C77B63">
      <w:pPr>
        <w:spacing w:line="480" w:lineRule="auto"/>
        <w:jc w:val="left"/>
        <w:rPr>
          <w:rFonts w:ascii="Garamond" w:hAnsi="Garamond"/>
          <w:sz w:val="24"/>
          <w:szCs w:val="24"/>
          <w:rPrChange w:id="133" w:author="Yang Liu" w:date="2020-08-09T20:41:00Z">
            <w:rPr>
              <w:rFonts w:ascii="Times New Roman" w:hAnsi="Times New Roman"/>
              <w:sz w:val="24"/>
              <w:szCs w:val="24"/>
            </w:rPr>
          </w:rPrChange>
        </w:rPr>
      </w:pPr>
      <w:r w:rsidRPr="00B54640">
        <w:rPr>
          <w:rFonts w:ascii="Garamond" w:hAnsi="Garamond"/>
          <w:b/>
          <w:sz w:val="24"/>
          <w:szCs w:val="24"/>
          <w:rPrChange w:id="134" w:author="Yang Liu" w:date="2020-08-09T20:41:00Z">
            <w:rPr>
              <w:rFonts w:ascii="Times New Roman" w:hAnsi="Times New Roman"/>
              <w:b/>
              <w:sz w:val="24"/>
              <w:szCs w:val="24"/>
            </w:rPr>
          </w:rPrChange>
        </w:rPr>
        <w:t>Results</w:t>
      </w:r>
      <w:r w:rsidRPr="00B54640">
        <w:rPr>
          <w:rFonts w:ascii="Garamond" w:hAnsi="Garamond"/>
          <w:sz w:val="24"/>
          <w:szCs w:val="24"/>
          <w:rPrChange w:id="135" w:author="Yang Liu" w:date="2020-08-09T20:41:00Z">
            <w:rPr>
              <w:rFonts w:ascii="Times New Roman" w:hAnsi="Times New Roman"/>
              <w:sz w:val="24"/>
              <w:szCs w:val="24"/>
            </w:rPr>
          </w:rPrChange>
        </w:rPr>
        <w:t>: This study include</w:t>
      </w:r>
      <w:r w:rsidR="006858B7" w:rsidRPr="00B54640">
        <w:rPr>
          <w:rFonts w:ascii="Garamond" w:hAnsi="Garamond"/>
          <w:sz w:val="24"/>
          <w:szCs w:val="24"/>
          <w:rPrChange w:id="136" w:author="Yang Liu" w:date="2020-08-09T20:41:00Z">
            <w:rPr>
              <w:rFonts w:ascii="Times New Roman" w:hAnsi="Times New Roman" w:hint="eastAsia"/>
              <w:sz w:val="24"/>
              <w:szCs w:val="24"/>
            </w:rPr>
          </w:rPrChange>
        </w:rPr>
        <w:t>d</w:t>
      </w:r>
      <w:r w:rsidRPr="00B54640">
        <w:rPr>
          <w:rFonts w:ascii="Garamond" w:hAnsi="Garamond"/>
          <w:sz w:val="24"/>
          <w:szCs w:val="24"/>
          <w:rPrChange w:id="137" w:author="Yang Liu" w:date="2020-08-09T20:41:00Z">
            <w:rPr>
              <w:rFonts w:ascii="Times New Roman" w:hAnsi="Times New Roman"/>
              <w:sz w:val="24"/>
              <w:szCs w:val="24"/>
            </w:rPr>
          </w:rPrChange>
        </w:rPr>
        <w:t xml:space="preserve"> 539 outbreaks, of which 198 were caused by EV-A71, 316 by CV-A16, and 25 by CV-A6. All 10417 cases involved were children. Assuming the outbreak to have occurred in </w:t>
      </w:r>
      <w:r w:rsidRPr="00B54640">
        <w:rPr>
          <w:rFonts w:ascii="Garamond" w:hAnsi="Garamond"/>
          <w:kern w:val="0"/>
          <w:sz w:val="24"/>
          <w:szCs w:val="24"/>
          <w:rPrChange w:id="138" w:author="Yang Liu" w:date="2020-08-09T20:41:00Z">
            <w:rPr>
              <w:rFonts w:ascii="Times New Roman" w:hAnsi="Times New Roman"/>
              <w:kern w:val="0"/>
              <w:sz w:val="24"/>
              <w:szCs w:val="24"/>
            </w:rPr>
          </w:rPrChange>
        </w:rPr>
        <w:t>closed systems</w:t>
      </w:r>
      <w:r w:rsidRPr="00B54640">
        <w:rPr>
          <w:rFonts w:ascii="Garamond" w:hAnsi="Garamond"/>
          <w:sz w:val="24"/>
          <w:szCs w:val="24"/>
          <w:rPrChange w:id="139" w:author="Yang Liu" w:date="2020-08-09T20:41:00Z">
            <w:rPr>
              <w:rFonts w:ascii="Times New Roman" w:hAnsi="Times New Roman"/>
              <w:sz w:val="24"/>
              <w:szCs w:val="24"/>
            </w:rPr>
          </w:rPrChange>
        </w:rPr>
        <w:t xml:space="preserve"> and the incubation period of</w:t>
      </w:r>
      <w:r w:rsidR="00535E53" w:rsidRPr="00B54640">
        <w:rPr>
          <w:rFonts w:ascii="Garamond" w:hAnsi="Garamond"/>
          <w:sz w:val="24"/>
          <w:szCs w:val="24"/>
          <w:rPrChange w:id="140"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141" w:author="Yang Liu" w:date="2020-08-09T20:41:00Z">
            <w:rPr>
              <w:rFonts w:ascii="Times New Roman" w:hAnsi="Times New Roman"/>
              <w:sz w:val="24"/>
              <w:szCs w:val="24"/>
            </w:rPr>
          </w:rPrChange>
        </w:rPr>
        <w:t>5 days, the median R</w:t>
      </w:r>
      <w:r w:rsidRPr="00B54640">
        <w:rPr>
          <w:rFonts w:ascii="Garamond" w:hAnsi="Garamond"/>
          <w:sz w:val="24"/>
          <w:szCs w:val="24"/>
          <w:vertAlign w:val="subscript"/>
          <w:rPrChange w:id="142" w:author="Yang Liu" w:date="2020-08-09T20:41:00Z">
            <w:rPr>
              <w:rFonts w:ascii="Times New Roman" w:hAnsi="Times New Roman"/>
              <w:sz w:val="24"/>
              <w:szCs w:val="24"/>
              <w:vertAlign w:val="subscript"/>
            </w:rPr>
          </w:rPrChange>
        </w:rPr>
        <w:t>0</w:t>
      </w:r>
      <w:r w:rsidRPr="00B54640">
        <w:rPr>
          <w:rFonts w:ascii="Garamond" w:hAnsi="Garamond"/>
          <w:sz w:val="24"/>
          <w:szCs w:val="24"/>
          <w:rPrChange w:id="143" w:author="Yang Liu" w:date="2020-08-09T20:41:00Z">
            <w:rPr>
              <w:rFonts w:ascii="Times New Roman" w:hAnsi="Times New Roman"/>
              <w:sz w:val="24"/>
              <w:szCs w:val="24"/>
            </w:rPr>
          </w:rPrChange>
        </w:rPr>
        <w:t>s of EV-A71 and CV-A16 were 5.46 and 5.11 between 2011 and 2016. Taking considerable levels of sero-prevalence into consideration, R</w:t>
      </w:r>
      <w:r w:rsidRPr="00B54640">
        <w:rPr>
          <w:rFonts w:ascii="Garamond" w:hAnsi="Garamond"/>
          <w:sz w:val="24"/>
          <w:szCs w:val="24"/>
          <w:vertAlign w:val="subscript"/>
          <w:rPrChange w:id="144" w:author="Yang Liu" w:date="2020-08-09T20:41:00Z">
            <w:rPr>
              <w:rFonts w:ascii="Times New Roman" w:hAnsi="Times New Roman"/>
              <w:sz w:val="24"/>
              <w:szCs w:val="24"/>
              <w:vertAlign w:val="subscript"/>
            </w:rPr>
          </w:rPrChange>
        </w:rPr>
        <w:t>0</w:t>
      </w:r>
      <w:r w:rsidRPr="00B54640">
        <w:rPr>
          <w:rFonts w:ascii="Garamond" w:hAnsi="Garamond"/>
          <w:sz w:val="24"/>
          <w:szCs w:val="24"/>
          <w:rPrChange w:id="145" w:author="Yang Liu" w:date="2020-08-09T20:41:00Z">
            <w:rPr>
              <w:rFonts w:ascii="Times New Roman" w:hAnsi="Times New Roman"/>
              <w:sz w:val="24"/>
              <w:szCs w:val="24"/>
            </w:rPr>
          </w:rPrChange>
        </w:rPr>
        <w:t>s of EV-A71, CV-A16 and CV-A6could be larger than 10. The R</w:t>
      </w:r>
      <w:r w:rsidRPr="00B54640">
        <w:rPr>
          <w:rFonts w:ascii="Garamond" w:hAnsi="Garamond"/>
          <w:sz w:val="24"/>
          <w:szCs w:val="24"/>
          <w:vertAlign w:val="subscript"/>
          <w:rPrChange w:id="146" w:author="Yang Liu" w:date="2020-08-09T20:41:00Z">
            <w:rPr>
              <w:rFonts w:ascii="Times New Roman" w:hAnsi="Times New Roman"/>
              <w:sz w:val="24"/>
              <w:szCs w:val="24"/>
              <w:vertAlign w:val="subscript"/>
            </w:rPr>
          </w:rPrChange>
        </w:rPr>
        <w:t>0</w:t>
      </w:r>
      <w:r w:rsidRPr="00B54640">
        <w:rPr>
          <w:rFonts w:ascii="Garamond" w:hAnsi="Garamond"/>
          <w:sz w:val="24"/>
          <w:szCs w:val="24"/>
          <w:rPrChange w:id="147" w:author="Yang Liu" w:date="2020-08-09T20:41:00Z">
            <w:rPr>
              <w:rFonts w:ascii="Times New Roman" w:hAnsi="Times New Roman"/>
              <w:sz w:val="24"/>
              <w:szCs w:val="24"/>
            </w:rPr>
          </w:rPrChange>
        </w:rPr>
        <w:t xml:space="preserve"> of EV-A71 declined from the pre-vaccine period level of 5.46 (2011-2016) to post-vaccine period level of</w:t>
      </w:r>
      <w:r w:rsidR="00A96724" w:rsidRPr="00B54640">
        <w:rPr>
          <w:rFonts w:ascii="Garamond" w:hAnsi="Garamond"/>
          <w:sz w:val="24"/>
          <w:szCs w:val="24"/>
          <w:rPrChange w:id="148"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149" w:author="Yang Liu" w:date="2020-08-09T20:41:00Z">
            <w:rPr>
              <w:rFonts w:ascii="Times New Roman" w:hAnsi="Times New Roman"/>
              <w:sz w:val="24"/>
              <w:szCs w:val="24"/>
            </w:rPr>
          </w:rPrChange>
        </w:rPr>
        <w:t>3.81 (2017-2018) (</w:t>
      </w:r>
      <w:r w:rsidRPr="00B54640">
        <w:rPr>
          <w:rFonts w:ascii="Garamond" w:hAnsi="Garamond"/>
          <w:i/>
          <w:sz w:val="24"/>
          <w:szCs w:val="24"/>
          <w:rPrChange w:id="150" w:author="Yang Liu" w:date="2020-08-09T20:41:00Z">
            <w:rPr>
              <w:rFonts w:ascii="Times New Roman" w:hAnsi="Times New Roman"/>
              <w:i/>
              <w:sz w:val="24"/>
              <w:szCs w:val="24"/>
            </w:rPr>
          </w:rPrChange>
        </w:rPr>
        <w:t>p</w:t>
      </w:r>
      <w:r w:rsidRPr="00B54640">
        <w:rPr>
          <w:rFonts w:ascii="Garamond" w:hAnsi="Garamond"/>
          <w:sz w:val="24"/>
          <w:szCs w:val="24"/>
          <w:rPrChange w:id="151" w:author="Yang Liu" w:date="2020-08-09T20:41:00Z">
            <w:rPr>
              <w:rFonts w:ascii="Times New Roman" w:hAnsi="Times New Roman"/>
              <w:sz w:val="24"/>
              <w:szCs w:val="24"/>
            </w:rPr>
          </w:rPrChange>
        </w:rPr>
        <w:t>-value=0.042).</w:t>
      </w:r>
    </w:p>
    <w:p w14:paraId="39BFC277" w14:textId="77777777" w:rsidR="000934F5" w:rsidRPr="00B54640" w:rsidRDefault="000934F5" w:rsidP="00C77B63">
      <w:pPr>
        <w:spacing w:line="480" w:lineRule="auto"/>
        <w:jc w:val="left"/>
        <w:rPr>
          <w:rFonts w:ascii="Garamond" w:hAnsi="Garamond"/>
          <w:b/>
          <w:sz w:val="24"/>
          <w:szCs w:val="24"/>
          <w:rPrChange w:id="152" w:author="Yang Liu" w:date="2020-08-09T20:41:00Z">
            <w:rPr>
              <w:rFonts w:ascii="Times New Roman" w:hAnsi="Times New Roman"/>
              <w:b/>
              <w:sz w:val="24"/>
              <w:szCs w:val="24"/>
            </w:rPr>
          </w:rPrChange>
        </w:rPr>
      </w:pPr>
    </w:p>
    <w:p w14:paraId="0C942C4B" w14:textId="77777777" w:rsidR="000934F5" w:rsidRPr="00B54640" w:rsidRDefault="000934F5" w:rsidP="00C77B63">
      <w:pPr>
        <w:spacing w:line="480" w:lineRule="auto"/>
        <w:jc w:val="left"/>
        <w:rPr>
          <w:rFonts w:ascii="Garamond" w:hAnsi="Garamond"/>
          <w:sz w:val="24"/>
          <w:szCs w:val="24"/>
          <w:rPrChange w:id="153" w:author="Yang Liu" w:date="2020-08-09T20:41:00Z">
            <w:rPr>
              <w:rFonts w:ascii="Times New Roman" w:hAnsi="Times New Roman"/>
              <w:sz w:val="24"/>
              <w:szCs w:val="24"/>
            </w:rPr>
          </w:rPrChange>
        </w:rPr>
      </w:pPr>
      <w:r w:rsidRPr="00B54640">
        <w:rPr>
          <w:rFonts w:ascii="Garamond" w:hAnsi="Garamond"/>
          <w:b/>
          <w:sz w:val="24"/>
          <w:szCs w:val="24"/>
          <w:rPrChange w:id="154" w:author="Yang Liu" w:date="2020-08-09T20:41:00Z">
            <w:rPr>
              <w:rFonts w:ascii="Times New Roman" w:hAnsi="Times New Roman"/>
              <w:b/>
              <w:sz w:val="24"/>
              <w:szCs w:val="24"/>
            </w:rPr>
          </w:rPrChange>
        </w:rPr>
        <w:lastRenderedPageBreak/>
        <w:t>Conclusions</w:t>
      </w:r>
      <w:r w:rsidRPr="00B54640">
        <w:rPr>
          <w:rFonts w:ascii="Garamond" w:hAnsi="Garamond"/>
          <w:sz w:val="24"/>
          <w:szCs w:val="24"/>
          <w:rPrChange w:id="155" w:author="Yang Liu" w:date="2020-08-09T20:41:00Z">
            <w:rPr>
              <w:rFonts w:ascii="Times New Roman" w:hAnsi="Times New Roman"/>
              <w:sz w:val="24"/>
              <w:szCs w:val="24"/>
            </w:rPr>
          </w:rPrChange>
        </w:rPr>
        <w:t>: The R</w:t>
      </w:r>
      <w:r w:rsidRPr="00B54640">
        <w:rPr>
          <w:rFonts w:ascii="Garamond" w:hAnsi="Garamond"/>
          <w:sz w:val="24"/>
          <w:szCs w:val="24"/>
          <w:vertAlign w:val="subscript"/>
          <w:rPrChange w:id="156" w:author="Yang Liu" w:date="2020-08-09T20:41:00Z">
            <w:rPr>
              <w:rFonts w:ascii="Times New Roman" w:hAnsi="Times New Roman"/>
              <w:sz w:val="24"/>
              <w:szCs w:val="24"/>
              <w:vertAlign w:val="subscript"/>
            </w:rPr>
          </w:rPrChange>
        </w:rPr>
        <w:t>0</w:t>
      </w:r>
      <w:r w:rsidRPr="00B54640">
        <w:rPr>
          <w:rFonts w:ascii="Garamond" w:hAnsi="Garamond"/>
          <w:sz w:val="24"/>
          <w:szCs w:val="24"/>
          <w:vertAlign w:val="subscript"/>
          <w:rPrChange w:id="157" w:author="Yang Liu" w:date="2020-08-09T20:41:00Z">
            <w:rPr>
              <w:rFonts w:ascii="Times New Roman" w:hAnsi="Times New Roman" w:hint="eastAsia"/>
              <w:sz w:val="24"/>
              <w:szCs w:val="24"/>
              <w:vertAlign w:val="subscript"/>
            </w:rPr>
          </w:rPrChange>
        </w:rPr>
        <w:t xml:space="preserve"> </w:t>
      </w:r>
      <w:r w:rsidRPr="00B54640">
        <w:rPr>
          <w:rFonts w:ascii="Garamond" w:hAnsi="Garamond"/>
          <w:sz w:val="24"/>
          <w:szCs w:val="24"/>
          <w:rPrChange w:id="158" w:author="Yang Liu" w:date="2020-08-09T20:41:00Z">
            <w:rPr>
              <w:rFonts w:ascii="Times New Roman" w:hAnsi="Times New Roman"/>
              <w:sz w:val="24"/>
              <w:szCs w:val="24"/>
            </w:rPr>
          </w:rPrChange>
        </w:rPr>
        <w:t>of EV-71 is comparable to that of CV-A16. The R</w:t>
      </w:r>
      <w:r w:rsidRPr="00B54640">
        <w:rPr>
          <w:rFonts w:ascii="Garamond" w:hAnsi="Garamond"/>
          <w:sz w:val="24"/>
          <w:szCs w:val="24"/>
          <w:vertAlign w:val="subscript"/>
          <w:rPrChange w:id="159" w:author="Yang Liu" w:date="2020-08-09T20:41:00Z">
            <w:rPr>
              <w:rFonts w:ascii="Times New Roman" w:hAnsi="Times New Roman"/>
              <w:sz w:val="24"/>
              <w:szCs w:val="24"/>
              <w:vertAlign w:val="subscript"/>
            </w:rPr>
          </w:rPrChange>
        </w:rPr>
        <w:t>0</w:t>
      </w:r>
      <w:r w:rsidRPr="00B54640">
        <w:rPr>
          <w:rFonts w:ascii="Garamond" w:hAnsi="Garamond"/>
          <w:sz w:val="24"/>
          <w:szCs w:val="24"/>
          <w:rPrChange w:id="160" w:author="Yang Liu" w:date="2020-08-09T20:41:00Z">
            <w:rPr>
              <w:rFonts w:ascii="Times New Roman" w:hAnsi="Times New Roman"/>
              <w:sz w:val="24"/>
              <w:szCs w:val="24"/>
            </w:rPr>
          </w:rPrChange>
        </w:rPr>
        <w:t xml:space="preserve"> of CV-A6 seems the highest among all three. The statistically significant decline of the R</w:t>
      </w:r>
      <w:r w:rsidRPr="00B54640">
        <w:rPr>
          <w:rFonts w:ascii="Garamond" w:hAnsi="Garamond"/>
          <w:sz w:val="24"/>
          <w:szCs w:val="24"/>
          <w:vertAlign w:val="subscript"/>
          <w:rPrChange w:id="161" w:author="Yang Liu" w:date="2020-08-09T20:41:00Z">
            <w:rPr>
              <w:rFonts w:ascii="Times New Roman" w:hAnsi="Times New Roman"/>
              <w:sz w:val="24"/>
              <w:szCs w:val="24"/>
              <w:vertAlign w:val="subscript"/>
            </w:rPr>
          </w:rPrChange>
        </w:rPr>
        <w:t>0</w:t>
      </w:r>
      <w:r w:rsidRPr="00B54640">
        <w:rPr>
          <w:rFonts w:ascii="Garamond" w:hAnsi="Garamond"/>
          <w:sz w:val="24"/>
          <w:szCs w:val="24"/>
          <w:rPrChange w:id="162" w:author="Yang Liu" w:date="2020-08-09T20:41:00Z">
            <w:rPr>
              <w:rFonts w:ascii="Times New Roman" w:hAnsi="Times New Roman"/>
              <w:sz w:val="24"/>
              <w:szCs w:val="24"/>
            </w:rPr>
          </w:rPrChange>
        </w:rPr>
        <w:t xml:space="preserve"> of EV-A71 may be associated with the licensure of vaccines. This study provides insights into the transmission dynamics of HFMD-related enterovirus among children in China.</w:t>
      </w:r>
    </w:p>
    <w:p w14:paraId="2B7403A7" w14:textId="77777777" w:rsidR="000934F5" w:rsidRPr="00B54640" w:rsidRDefault="000934F5" w:rsidP="00C77B63">
      <w:pPr>
        <w:spacing w:line="480" w:lineRule="auto"/>
        <w:jc w:val="left"/>
        <w:rPr>
          <w:rFonts w:ascii="Garamond" w:hAnsi="Garamond"/>
          <w:sz w:val="24"/>
          <w:szCs w:val="24"/>
          <w:rPrChange w:id="163" w:author="Yang Liu" w:date="2020-08-09T20:41:00Z">
            <w:rPr>
              <w:rFonts w:ascii="Times New Roman" w:hAnsi="Times New Roman"/>
              <w:sz w:val="24"/>
              <w:szCs w:val="24"/>
            </w:rPr>
          </w:rPrChange>
        </w:rPr>
      </w:pPr>
    </w:p>
    <w:p w14:paraId="1CBCDF4F" w14:textId="77777777" w:rsidR="000934F5" w:rsidRPr="00B54640" w:rsidRDefault="000934F5" w:rsidP="00C77B63">
      <w:pPr>
        <w:spacing w:line="480" w:lineRule="auto"/>
        <w:rPr>
          <w:rFonts w:ascii="Garamond" w:hAnsi="Garamond"/>
          <w:b/>
          <w:sz w:val="24"/>
          <w:szCs w:val="24"/>
          <w:rPrChange w:id="164" w:author="Yang Liu" w:date="2020-08-09T20:41:00Z">
            <w:rPr>
              <w:rFonts w:ascii="Times New Roman" w:hAnsi="Times New Roman"/>
              <w:b/>
              <w:sz w:val="24"/>
              <w:szCs w:val="24"/>
            </w:rPr>
          </w:rPrChange>
        </w:rPr>
      </w:pPr>
    </w:p>
    <w:p w14:paraId="14CF91AC" w14:textId="77777777" w:rsidR="000934F5" w:rsidRPr="00B54640" w:rsidRDefault="000934F5" w:rsidP="00C77B63">
      <w:pPr>
        <w:spacing w:line="480" w:lineRule="auto"/>
        <w:rPr>
          <w:rFonts w:ascii="Garamond" w:hAnsi="Garamond"/>
          <w:sz w:val="24"/>
          <w:szCs w:val="24"/>
          <w:rPrChange w:id="165" w:author="Yang Liu" w:date="2020-08-09T20:41:00Z">
            <w:rPr>
              <w:rFonts w:ascii="Times New Roman" w:hAnsi="Times New Roman"/>
              <w:sz w:val="24"/>
              <w:szCs w:val="24"/>
            </w:rPr>
          </w:rPrChange>
        </w:rPr>
      </w:pPr>
      <w:r w:rsidRPr="00B54640">
        <w:rPr>
          <w:rFonts w:ascii="Garamond" w:hAnsi="Garamond"/>
          <w:b/>
          <w:sz w:val="24"/>
          <w:szCs w:val="24"/>
          <w:rPrChange w:id="166" w:author="Yang Liu" w:date="2020-08-09T20:41:00Z">
            <w:rPr>
              <w:rFonts w:ascii="Times New Roman" w:hAnsi="Times New Roman"/>
              <w:b/>
              <w:sz w:val="24"/>
              <w:szCs w:val="24"/>
            </w:rPr>
          </w:rPrChange>
        </w:rPr>
        <w:t>Key Words</w:t>
      </w:r>
      <w:r w:rsidRPr="00B54640">
        <w:rPr>
          <w:rFonts w:ascii="Garamond" w:hAnsi="Garamond"/>
          <w:sz w:val="24"/>
          <w:szCs w:val="24"/>
          <w:rPrChange w:id="167" w:author="Yang Liu" w:date="2020-08-09T20:41:00Z">
            <w:rPr>
              <w:rFonts w:ascii="Times New Roman" w:hAnsi="Times New Roman"/>
              <w:sz w:val="24"/>
              <w:szCs w:val="24"/>
            </w:rPr>
          </w:rPrChange>
        </w:rPr>
        <w:t xml:space="preserve">: </w:t>
      </w:r>
    </w:p>
    <w:p w14:paraId="7A144142" w14:textId="77777777" w:rsidR="000934F5" w:rsidRPr="00B54640" w:rsidRDefault="000934F5" w:rsidP="00C77B63">
      <w:pPr>
        <w:spacing w:line="480" w:lineRule="auto"/>
        <w:rPr>
          <w:rFonts w:ascii="Garamond" w:hAnsi="Garamond"/>
          <w:sz w:val="24"/>
          <w:szCs w:val="24"/>
          <w:rPrChange w:id="168" w:author="Yang Liu" w:date="2020-08-09T20:41:00Z">
            <w:rPr>
              <w:rFonts w:ascii="Times New Roman" w:hAnsi="Times New Roman"/>
              <w:sz w:val="24"/>
              <w:szCs w:val="24"/>
            </w:rPr>
          </w:rPrChange>
        </w:rPr>
      </w:pPr>
      <w:r w:rsidRPr="00B54640">
        <w:rPr>
          <w:rFonts w:ascii="Garamond" w:hAnsi="Garamond"/>
          <w:sz w:val="24"/>
          <w:szCs w:val="24"/>
          <w:rPrChange w:id="169" w:author="Yang Liu" w:date="2020-08-09T20:41:00Z">
            <w:rPr>
              <w:rFonts w:ascii="Times New Roman" w:hAnsi="Times New Roman"/>
              <w:sz w:val="24"/>
              <w:szCs w:val="24"/>
            </w:rPr>
          </w:rPrChange>
        </w:rPr>
        <w:t>Enterovirus; transmission dynamics; basic reproduction number; vaccine; hand, foot, and mouth disease</w:t>
      </w:r>
    </w:p>
    <w:p w14:paraId="76186FA5" w14:textId="77777777" w:rsidR="000934F5" w:rsidRPr="00B54640" w:rsidRDefault="000934F5" w:rsidP="00C77B63">
      <w:pPr>
        <w:widowControl/>
        <w:spacing w:line="480" w:lineRule="auto"/>
        <w:jc w:val="left"/>
        <w:rPr>
          <w:rFonts w:ascii="Garamond" w:hAnsi="Garamond"/>
          <w:b/>
          <w:sz w:val="24"/>
          <w:szCs w:val="24"/>
          <w:rPrChange w:id="170" w:author="Yang Liu" w:date="2020-08-09T20:41:00Z">
            <w:rPr>
              <w:rFonts w:ascii="Times New Roman" w:hAnsi="Times New Roman"/>
              <w:b/>
              <w:sz w:val="24"/>
              <w:szCs w:val="24"/>
            </w:rPr>
          </w:rPrChange>
        </w:rPr>
      </w:pPr>
    </w:p>
    <w:p w14:paraId="227FF1B9" w14:textId="77777777" w:rsidR="000934F5" w:rsidRPr="00B54640" w:rsidRDefault="00EF3E45" w:rsidP="00C77B63">
      <w:pPr>
        <w:widowControl/>
        <w:spacing w:line="480" w:lineRule="auto"/>
        <w:jc w:val="left"/>
        <w:rPr>
          <w:rFonts w:ascii="Garamond" w:hAnsi="Garamond"/>
          <w:b/>
          <w:sz w:val="24"/>
          <w:szCs w:val="24"/>
          <w:rPrChange w:id="171" w:author="Yang Liu" w:date="2020-08-09T20:41:00Z">
            <w:rPr>
              <w:rFonts w:ascii="Times New Roman" w:hAnsi="Times New Roman"/>
              <w:b/>
              <w:sz w:val="24"/>
              <w:szCs w:val="24"/>
            </w:rPr>
          </w:rPrChange>
        </w:rPr>
      </w:pPr>
      <w:r w:rsidRPr="00B54640">
        <w:rPr>
          <w:rFonts w:ascii="Garamond" w:hAnsi="Garamond"/>
          <w:b/>
          <w:sz w:val="24"/>
          <w:szCs w:val="24"/>
          <w:rPrChange w:id="172" w:author="Yang Liu" w:date="2020-08-09T20:41:00Z">
            <w:rPr>
              <w:rFonts w:ascii="Times New Roman" w:hAnsi="Times New Roman"/>
              <w:b/>
              <w:sz w:val="24"/>
              <w:szCs w:val="24"/>
            </w:rPr>
          </w:rPrChange>
        </w:rPr>
        <w:br w:type="page"/>
      </w:r>
      <w:r w:rsidR="000934F5" w:rsidRPr="00B54640">
        <w:rPr>
          <w:rFonts w:ascii="Garamond" w:hAnsi="Garamond"/>
          <w:b/>
          <w:sz w:val="24"/>
          <w:szCs w:val="24"/>
          <w:rPrChange w:id="173" w:author="Yang Liu" w:date="2020-08-09T20:41:00Z">
            <w:rPr>
              <w:rFonts w:ascii="Times New Roman" w:hAnsi="Times New Roman"/>
              <w:b/>
              <w:sz w:val="24"/>
              <w:szCs w:val="24"/>
            </w:rPr>
          </w:rPrChange>
        </w:rPr>
        <w:lastRenderedPageBreak/>
        <w:t>Introduction</w:t>
      </w:r>
    </w:p>
    <w:p w14:paraId="21690586" w14:textId="77777777" w:rsidR="000934F5" w:rsidRPr="00B54640" w:rsidRDefault="000934F5" w:rsidP="00C77B63">
      <w:pPr>
        <w:spacing w:line="480" w:lineRule="auto"/>
        <w:jc w:val="left"/>
        <w:rPr>
          <w:rFonts w:ascii="Garamond" w:hAnsi="Garamond"/>
          <w:sz w:val="24"/>
          <w:szCs w:val="24"/>
          <w:rPrChange w:id="174" w:author="Yang Liu" w:date="2020-08-09T20:41:00Z">
            <w:rPr>
              <w:rFonts w:ascii="Times New Roman" w:hAnsi="Times New Roman"/>
              <w:sz w:val="24"/>
              <w:szCs w:val="24"/>
            </w:rPr>
          </w:rPrChange>
        </w:rPr>
      </w:pPr>
      <w:r w:rsidRPr="00B54640">
        <w:rPr>
          <w:rFonts w:ascii="Garamond" w:hAnsi="Garamond"/>
          <w:sz w:val="24"/>
          <w:szCs w:val="24"/>
          <w:rPrChange w:id="175" w:author="Yang Liu" w:date="2020-08-09T20:41:00Z">
            <w:rPr>
              <w:rFonts w:ascii="Times New Roman" w:hAnsi="Times New Roman"/>
              <w:sz w:val="24"/>
              <w:szCs w:val="24"/>
            </w:rPr>
          </w:rPrChange>
        </w:rPr>
        <w:t xml:space="preserve">Hand, Foot, and Mouth Disease (HFMD) is an infectious disease most commonly observed among children under five years and in Asia-Pacific regions, including Singapore, Taiwan, Hong Kong, Japan and mainland </w:t>
      </w:r>
      <w:r w:rsidR="00802048" w:rsidRPr="00B54640">
        <w:rPr>
          <w:rFonts w:ascii="Garamond" w:hAnsi="Garamond"/>
          <w:sz w:val="24"/>
          <w:szCs w:val="24"/>
          <w:rPrChange w:id="176" w:author="Yang Liu" w:date="2020-08-09T20:41:00Z">
            <w:rPr>
              <w:rFonts w:ascii="Times New Roman" w:hAnsi="Times New Roman"/>
              <w:sz w:val="24"/>
              <w:szCs w:val="24"/>
            </w:rPr>
          </w:rPrChange>
        </w:rPr>
        <w:t>China</w:t>
      </w:r>
      <w:r w:rsidR="00802048" w:rsidRPr="00B54640">
        <w:rPr>
          <w:rFonts w:ascii="Garamond" w:hAnsi="Garamond"/>
          <w:noProof/>
          <w:sz w:val="24"/>
          <w:szCs w:val="24"/>
          <w:vertAlign w:val="superscript"/>
          <w:rPrChange w:id="177" w:author="Yang Liu" w:date="2020-08-09T20:41:00Z">
            <w:rPr>
              <w:rFonts w:ascii="Times New Roman" w:hAnsi="Times New Roman"/>
              <w:noProof/>
              <w:sz w:val="24"/>
              <w:szCs w:val="24"/>
              <w:vertAlign w:val="superscript"/>
            </w:rPr>
          </w:rPrChange>
        </w:rPr>
        <w:t xml:space="preserve"> [</w:t>
      </w:r>
      <w:r w:rsidRPr="00B54640">
        <w:rPr>
          <w:rFonts w:ascii="Garamond" w:hAnsi="Garamond"/>
          <w:noProof/>
          <w:sz w:val="24"/>
          <w:szCs w:val="24"/>
          <w:vertAlign w:val="superscript"/>
          <w:rPrChange w:id="178" w:author="Yang Liu" w:date="2020-08-09T20:41:00Z">
            <w:rPr>
              <w:rFonts w:ascii="Times New Roman" w:hAnsi="Times New Roman"/>
              <w:noProof/>
              <w:sz w:val="24"/>
              <w:szCs w:val="24"/>
              <w:vertAlign w:val="superscript"/>
            </w:rPr>
          </w:rPrChange>
        </w:rPr>
        <w:t>1</w:t>
      </w:r>
      <w:r w:rsidR="00557C7B" w:rsidRPr="00B54640">
        <w:rPr>
          <w:rFonts w:ascii="Garamond" w:hAnsi="Garamond"/>
          <w:noProof/>
          <w:sz w:val="24"/>
          <w:szCs w:val="24"/>
          <w:vertAlign w:val="superscript"/>
          <w:rPrChange w:id="179" w:author="Yang Liu" w:date="2020-08-09T20:41:00Z">
            <w:rPr>
              <w:rFonts w:ascii="Times New Roman" w:hAnsi="Times New Roman" w:hint="eastAsia"/>
              <w:noProof/>
              <w:sz w:val="24"/>
              <w:szCs w:val="24"/>
              <w:vertAlign w:val="superscript"/>
            </w:rPr>
          </w:rPrChange>
        </w:rPr>
        <w:t>-</w:t>
      </w:r>
      <w:r w:rsidRPr="00B54640">
        <w:rPr>
          <w:rFonts w:ascii="Garamond" w:hAnsi="Garamond"/>
          <w:noProof/>
          <w:sz w:val="24"/>
          <w:szCs w:val="24"/>
          <w:vertAlign w:val="superscript"/>
          <w:rPrChange w:id="180" w:author="Yang Liu" w:date="2020-08-09T20:41:00Z">
            <w:rPr>
              <w:rFonts w:ascii="Times New Roman" w:hAnsi="Times New Roman"/>
              <w:noProof/>
              <w:sz w:val="24"/>
              <w:szCs w:val="24"/>
              <w:vertAlign w:val="superscript"/>
            </w:rPr>
          </w:rPrChange>
        </w:rPr>
        <w:t>2]</w:t>
      </w:r>
      <w:r w:rsidRPr="00B54640">
        <w:rPr>
          <w:rFonts w:ascii="Garamond" w:hAnsi="Garamond"/>
          <w:sz w:val="24"/>
          <w:szCs w:val="24"/>
          <w:rPrChange w:id="181" w:author="Yang Liu" w:date="2020-08-09T20:41:00Z">
            <w:rPr>
              <w:rFonts w:ascii="Times New Roman" w:hAnsi="Times New Roman"/>
              <w:sz w:val="24"/>
              <w:szCs w:val="24"/>
            </w:rPr>
          </w:rPrChange>
        </w:rPr>
        <w:t xml:space="preserve">. In mainland China specifically, more than one million cases involving hundreds of outbreaks have been reported every year since 2008, leading to a substantial burden, especially among pediatric healthcare </w:t>
      </w:r>
      <w:r w:rsidR="00802048" w:rsidRPr="00B54640">
        <w:rPr>
          <w:rFonts w:ascii="Garamond" w:hAnsi="Garamond"/>
          <w:sz w:val="24"/>
          <w:szCs w:val="24"/>
          <w:rPrChange w:id="182" w:author="Yang Liu" w:date="2020-08-09T20:41:00Z">
            <w:rPr>
              <w:rFonts w:ascii="Times New Roman" w:hAnsi="Times New Roman"/>
              <w:sz w:val="24"/>
              <w:szCs w:val="24"/>
            </w:rPr>
          </w:rPrChange>
        </w:rPr>
        <w:t>providers</w:t>
      </w:r>
      <w:r w:rsidR="00802048" w:rsidRPr="00B54640">
        <w:rPr>
          <w:rFonts w:ascii="Garamond" w:hAnsi="Garamond"/>
          <w:noProof/>
          <w:sz w:val="24"/>
          <w:szCs w:val="24"/>
          <w:vertAlign w:val="superscript"/>
          <w:rPrChange w:id="183" w:author="Yang Liu" w:date="2020-08-09T20:41:00Z">
            <w:rPr>
              <w:rFonts w:ascii="Times New Roman" w:hAnsi="Times New Roman"/>
              <w:noProof/>
              <w:sz w:val="24"/>
              <w:szCs w:val="24"/>
              <w:vertAlign w:val="superscript"/>
            </w:rPr>
          </w:rPrChange>
        </w:rPr>
        <w:t xml:space="preserve"> [</w:t>
      </w:r>
      <w:r w:rsidRPr="00B54640">
        <w:rPr>
          <w:rFonts w:ascii="Garamond" w:hAnsi="Garamond"/>
          <w:noProof/>
          <w:sz w:val="24"/>
          <w:szCs w:val="24"/>
          <w:vertAlign w:val="superscript"/>
          <w:rPrChange w:id="184" w:author="Yang Liu" w:date="2020-08-09T20:41:00Z">
            <w:rPr>
              <w:rFonts w:ascii="Times New Roman" w:hAnsi="Times New Roman"/>
              <w:noProof/>
              <w:sz w:val="24"/>
              <w:szCs w:val="24"/>
              <w:vertAlign w:val="superscript"/>
            </w:rPr>
          </w:rPrChange>
        </w:rPr>
        <w:t>3]</w:t>
      </w:r>
      <w:r w:rsidRPr="00B54640">
        <w:rPr>
          <w:rFonts w:ascii="Garamond" w:hAnsi="Garamond"/>
          <w:sz w:val="24"/>
          <w:szCs w:val="24"/>
          <w:rPrChange w:id="185" w:author="Yang Liu" w:date="2020-08-09T20:41:00Z">
            <w:rPr>
              <w:rFonts w:ascii="Times New Roman" w:hAnsi="Times New Roman"/>
              <w:sz w:val="24"/>
              <w:szCs w:val="24"/>
            </w:rPr>
          </w:rPrChange>
        </w:rPr>
        <w:t xml:space="preserve">. Various serotypes of the </w:t>
      </w:r>
      <w:r w:rsidRPr="00B54640">
        <w:rPr>
          <w:rFonts w:ascii="Garamond" w:hAnsi="Garamond"/>
          <w:i/>
          <w:sz w:val="24"/>
          <w:szCs w:val="24"/>
          <w:rPrChange w:id="186" w:author="Yang Liu" w:date="2020-08-09T20:41:00Z">
            <w:rPr>
              <w:rFonts w:ascii="Times New Roman" w:hAnsi="Times New Roman"/>
              <w:i/>
              <w:sz w:val="24"/>
              <w:szCs w:val="24"/>
            </w:rPr>
          </w:rPrChange>
        </w:rPr>
        <w:t>Enter</w:t>
      </w:r>
      <w:r w:rsidRPr="00B54640">
        <w:rPr>
          <w:rFonts w:ascii="Garamond" w:hAnsi="Garamond"/>
          <w:i/>
          <w:color w:val="000000"/>
          <w:sz w:val="24"/>
          <w:szCs w:val="24"/>
          <w:rPrChange w:id="187" w:author="Yang Liu" w:date="2020-08-09T20:41:00Z">
            <w:rPr>
              <w:rFonts w:ascii="Times New Roman" w:hAnsi="Times New Roman"/>
              <w:i/>
              <w:color w:val="000000"/>
              <w:sz w:val="24"/>
              <w:szCs w:val="24"/>
            </w:rPr>
          </w:rPrChange>
        </w:rPr>
        <w:t>ovirus</w:t>
      </w:r>
      <w:r w:rsidRPr="00B54640">
        <w:rPr>
          <w:rFonts w:ascii="Garamond" w:hAnsi="Garamond"/>
          <w:color w:val="000000"/>
          <w:sz w:val="24"/>
          <w:szCs w:val="24"/>
          <w:rPrChange w:id="188" w:author="Yang Liu" w:date="2020-08-09T20:41:00Z">
            <w:rPr>
              <w:rFonts w:ascii="Times New Roman" w:hAnsi="Times New Roman"/>
              <w:color w:val="000000"/>
              <w:sz w:val="24"/>
              <w:szCs w:val="24"/>
            </w:rPr>
          </w:rPrChange>
        </w:rPr>
        <w:t xml:space="preserve"> genus of the family </w:t>
      </w:r>
      <w:r w:rsidRPr="00B54640">
        <w:rPr>
          <w:rFonts w:ascii="Garamond" w:hAnsi="Garamond"/>
          <w:i/>
          <w:color w:val="000000"/>
          <w:sz w:val="24"/>
          <w:szCs w:val="24"/>
          <w:rPrChange w:id="189" w:author="Yang Liu" w:date="2020-08-09T20:41:00Z">
            <w:rPr>
              <w:rFonts w:ascii="Times New Roman" w:hAnsi="Times New Roman"/>
              <w:i/>
              <w:color w:val="000000"/>
              <w:sz w:val="24"/>
              <w:szCs w:val="24"/>
            </w:rPr>
          </w:rPrChange>
        </w:rPr>
        <w:t>Picornaviridae</w:t>
      </w:r>
      <w:r w:rsidRPr="00B54640">
        <w:rPr>
          <w:rFonts w:ascii="Garamond" w:hAnsi="Garamond"/>
          <w:color w:val="000000"/>
          <w:sz w:val="24"/>
          <w:szCs w:val="24"/>
          <w:rPrChange w:id="190" w:author="Yang Liu" w:date="2020-08-09T20:41:00Z">
            <w:rPr>
              <w:rFonts w:ascii="Times New Roman" w:hAnsi="Times New Roman"/>
              <w:color w:val="000000"/>
              <w:sz w:val="24"/>
              <w:szCs w:val="24"/>
            </w:rPr>
          </w:rPrChange>
        </w:rPr>
        <w:t xml:space="preserve"> can cause HFMD, </w:t>
      </w:r>
      <w:r w:rsidRPr="00B54640">
        <w:rPr>
          <w:rFonts w:ascii="Garamond" w:hAnsi="Garamond"/>
          <w:color w:val="000000"/>
          <w:sz w:val="24"/>
          <w:szCs w:val="24"/>
          <w:shd w:val="clear" w:color="auto" w:fill="FFFFFF"/>
          <w:rPrChange w:id="191" w:author="Yang Liu" w:date="2020-08-09T20:41:00Z">
            <w:rPr>
              <w:rFonts w:ascii="Times New Roman" w:hAnsi="Times New Roman"/>
              <w:color w:val="000000"/>
              <w:sz w:val="24"/>
              <w:szCs w:val="24"/>
              <w:shd w:val="clear" w:color="auto" w:fill="FFFFFF"/>
            </w:rPr>
          </w:rPrChange>
        </w:rPr>
        <w:t>such as</w:t>
      </w:r>
      <w:r w:rsidRPr="00B54640">
        <w:rPr>
          <w:rFonts w:ascii="Garamond" w:hAnsi="Garamond"/>
          <w:color w:val="000000"/>
          <w:sz w:val="24"/>
          <w:szCs w:val="24"/>
          <w:rPrChange w:id="192" w:author="Yang Liu" w:date="2020-08-09T20:41:00Z">
            <w:rPr>
              <w:rFonts w:ascii="Times New Roman" w:hAnsi="Times New Roman"/>
              <w:color w:val="000000"/>
              <w:sz w:val="24"/>
              <w:szCs w:val="24"/>
            </w:rPr>
          </w:rPrChange>
        </w:rPr>
        <w:t>EV-A71, CV-A16, a</w:t>
      </w:r>
      <w:r w:rsidRPr="00B54640">
        <w:rPr>
          <w:rFonts w:ascii="Garamond" w:hAnsi="Garamond"/>
          <w:sz w:val="24"/>
          <w:szCs w:val="24"/>
          <w:rPrChange w:id="193" w:author="Yang Liu" w:date="2020-08-09T20:41:00Z">
            <w:rPr>
              <w:rFonts w:ascii="Times New Roman" w:hAnsi="Times New Roman"/>
              <w:sz w:val="24"/>
              <w:szCs w:val="24"/>
            </w:rPr>
          </w:rPrChange>
        </w:rPr>
        <w:t xml:space="preserve">nd CV-A6 </w:t>
      </w:r>
      <w:r w:rsidRPr="00B54640">
        <w:rPr>
          <w:rFonts w:ascii="Garamond" w:hAnsi="Garamond"/>
          <w:noProof/>
          <w:sz w:val="24"/>
          <w:szCs w:val="24"/>
          <w:vertAlign w:val="superscript"/>
          <w:rPrChange w:id="194" w:author="Yang Liu" w:date="2020-08-09T20:41:00Z">
            <w:rPr>
              <w:rFonts w:ascii="Times New Roman" w:hAnsi="Times New Roman"/>
              <w:noProof/>
              <w:sz w:val="24"/>
              <w:szCs w:val="24"/>
              <w:vertAlign w:val="superscript"/>
            </w:rPr>
          </w:rPrChange>
        </w:rPr>
        <w:t>[1,3</w:t>
      </w:r>
      <w:r w:rsidR="00557C7B" w:rsidRPr="00B54640">
        <w:rPr>
          <w:rFonts w:ascii="Garamond" w:hAnsi="Garamond"/>
          <w:noProof/>
          <w:sz w:val="24"/>
          <w:szCs w:val="24"/>
          <w:vertAlign w:val="superscript"/>
          <w:rPrChange w:id="195" w:author="Yang Liu" w:date="2020-08-09T20:41:00Z">
            <w:rPr>
              <w:rFonts w:ascii="Times New Roman" w:hAnsi="Times New Roman" w:hint="eastAsia"/>
              <w:noProof/>
              <w:sz w:val="24"/>
              <w:szCs w:val="24"/>
              <w:vertAlign w:val="superscript"/>
            </w:rPr>
          </w:rPrChange>
        </w:rPr>
        <w:t>-</w:t>
      </w:r>
      <w:r w:rsidRPr="00B54640">
        <w:rPr>
          <w:rFonts w:ascii="Garamond" w:hAnsi="Garamond"/>
          <w:noProof/>
          <w:sz w:val="24"/>
          <w:szCs w:val="24"/>
          <w:vertAlign w:val="superscript"/>
          <w:rPrChange w:id="196" w:author="Yang Liu" w:date="2020-08-09T20:41:00Z">
            <w:rPr>
              <w:rFonts w:ascii="Times New Roman" w:hAnsi="Times New Roman"/>
              <w:noProof/>
              <w:sz w:val="24"/>
              <w:szCs w:val="24"/>
              <w:vertAlign w:val="superscript"/>
            </w:rPr>
          </w:rPrChange>
        </w:rPr>
        <w:t>4]</w:t>
      </w:r>
      <w:r w:rsidRPr="00B54640">
        <w:rPr>
          <w:rFonts w:ascii="Garamond" w:hAnsi="Garamond"/>
          <w:sz w:val="24"/>
          <w:szCs w:val="24"/>
          <w:rPrChange w:id="197" w:author="Yang Liu" w:date="2020-08-09T20:41:00Z">
            <w:rPr>
              <w:rFonts w:ascii="Times New Roman" w:hAnsi="Times New Roman"/>
              <w:sz w:val="24"/>
              <w:szCs w:val="24"/>
            </w:rPr>
          </w:rPrChange>
        </w:rPr>
        <w:t>.</w:t>
      </w:r>
      <w:r w:rsidRPr="00B54640">
        <w:rPr>
          <w:rFonts w:ascii="Garamond" w:hAnsi="Garamond"/>
          <w:sz w:val="24"/>
          <w:szCs w:val="24"/>
          <w:shd w:val="clear" w:color="auto" w:fill="FFFFFF"/>
          <w:rPrChange w:id="198" w:author="Yang Liu" w:date="2020-08-09T20:41:00Z">
            <w:rPr>
              <w:rFonts w:ascii="Times New Roman" w:hAnsi="Times New Roman"/>
              <w:sz w:val="24"/>
              <w:szCs w:val="24"/>
              <w:shd w:val="clear" w:color="auto" w:fill="FFFFFF"/>
            </w:rPr>
          </w:rPrChange>
        </w:rPr>
        <w:t> The main clinical manifestations include fever and a rash or blisters on the hands, feet, mouth, and butt</w:t>
      </w:r>
      <w:r w:rsidRPr="00B54640">
        <w:rPr>
          <w:rFonts w:ascii="Garamond" w:hAnsi="Garamond"/>
          <w:color w:val="000000"/>
          <w:sz w:val="24"/>
          <w:szCs w:val="24"/>
          <w:shd w:val="clear" w:color="auto" w:fill="FFFFFF"/>
          <w:rPrChange w:id="199" w:author="Yang Liu" w:date="2020-08-09T20:41:00Z">
            <w:rPr>
              <w:rFonts w:ascii="Times New Roman" w:hAnsi="Times New Roman"/>
              <w:color w:val="000000"/>
              <w:sz w:val="24"/>
              <w:szCs w:val="24"/>
              <w:shd w:val="clear" w:color="auto" w:fill="FFFFFF"/>
            </w:rPr>
          </w:rPrChange>
        </w:rPr>
        <w:t xml:space="preserve">ocks, and a small number of patients, especially those infected with </w:t>
      </w:r>
      <w:r w:rsidRPr="00B54640">
        <w:rPr>
          <w:rFonts w:ascii="Garamond" w:hAnsi="Garamond"/>
          <w:sz w:val="24"/>
          <w:szCs w:val="24"/>
          <w:rPrChange w:id="200" w:author="Yang Liu" w:date="2020-08-09T20:41:00Z">
            <w:rPr>
              <w:rFonts w:ascii="Times New Roman" w:hAnsi="Times New Roman"/>
              <w:sz w:val="24"/>
              <w:szCs w:val="24"/>
            </w:rPr>
          </w:rPrChange>
        </w:rPr>
        <w:t>EV-A71,</w:t>
      </w:r>
      <w:r w:rsidRPr="00B54640">
        <w:rPr>
          <w:rFonts w:ascii="Garamond" w:hAnsi="Garamond"/>
          <w:color w:val="000000"/>
          <w:sz w:val="24"/>
          <w:szCs w:val="24"/>
          <w:shd w:val="clear" w:color="auto" w:fill="FFFFFF"/>
          <w:rPrChange w:id="201" w:author="Yang Liu" w:date="2020-08-09T20:41:00Z">
            <w:rPr>
              <w:rFonts w:ascii="Times New Roman" w:hAnsi="Times New Roman"/>
              <w:color w:val="000000"/>
              <w:sz w:val="24"/>
              <w:szCs w:val="24"/>
              <w:shd w:val="clear" w:color="auto" w:fill="FFFFFF"/>
            </w:rPr>
          </w:rPrChange>
        </w:rPr>
        <w:t xml:space="preserve"> may develop severe </w:t>
      </w:r>
      <w:r w:rsidR="00802048" w:rsidRPr="00B54640">
        <w:rPr>
          <w:rFonts w:ascii="Garamond" w:hAnsi="Garamond"/>
          <w:color w:val="000000"/>
          <w:sz w:val="24"/>
          <w:szCs w:val="24"/>
          <w:shd w:val="clear" w:color="auto" w:fill="FFFFFF"/>
          <w:rPrChange w:id="202" w:author="Yang Liu" w:date="2020-08-09T20:41:00Z">
            <w:rPr>
              <w:rFonts w:ascii="Times New Roman" w:hAnsi="Times New Roman"/>
              <w:color w:val="000000"/>
              <w:sz w:val="24"/>
              <w:szCs w:val="24"/>
              <w:shd w:val="clear" w:color="auto" w:fill="FFFFFF"/>
            </w:rPr>
          </w:rPrChange>
        </w:rPr>
        <w:t>complications</w:t>
      </w:r>
      <w:r w:rsidR="00802048" w:rsidRPr="00B54640">
        <w:rPr>
          <w:rFonts w:ascii="Garamond" w:hAnsi="Garamond"/>
          <w:noProof/>
          <w:color w:val="000000"/>
          <w:sz w:val="24"/>
          <w:szCs w:val="24"/>
          <w:shd w:val="clear" w:color="auto" w:fill="FFFFFF"/>
          <w:vertAlign w:val="superscript"/>
          <w:rPrChange w:id="203" w:author="Yang Liu" w:date="2020-08-09T20:41:00Z">
            <w:rPr>
              <w:rFonts w:ascii="Times New Roman" w:hAnsi="Times New Roman"/>
              <w:noProof/>
              <w:color w:val="000000"/>
              <w:sz w:val="24"/>
              <w:szCs w:val="24"/>
              <w:shd w:val="clear" w:color="auto" w:fill="FFFFFF"/>
              <w:vertAlign w:val="superscript"/>
            </w:rPr>
          </w:rPrChange>
        </w:rPr>
        <w:t xml:space="preserve"> [</w:t>
      </w:r>
      <w:r w:rsidRPr="00B54640">
        <w:rPr>
          <w:rFonts w:ascii="Garamond" w:hAnsi="Garamond"/>
          <w:noProof/>
          <w:color w:val="000000"/>
          <w:sz w:val="24"/>
          <w:szCs w:val="24"/>
          <w:shd w:val="clear" w:color="auto" w:fill="FFFFFF"/>
          <w:vertAlign w:val="superscript"/>
          <w:rPrChange w:id="204" w:author="Yang Liu" w:date="2020-08-09T20:41:00Z">
            <w:rPr>
              <w:rFonts w:ascii="Times New Roman" w:hAnsi="Times New Roman"/>
              <w:noProof/>
              <w:color w:val="000000"/>
              <w:sz w:val="24"/>
              <w:szCs w:val="24"/>
              <w:shd w:val="clear" w:color="auto" w:fill="FFFFFF"/>
              <w:vertAlign w:val="superscript"/>
            </w:rPr>
          </w:rPrChange>
        </w:rPr>
        <w:t>5]</w:t>
      </w:r>
      <w:r w:rsidRPr="00B54640">
        <w:rPr>
          <w:rFonts w:ascii="Garamond" w:hAnsi="Garamond"/>
          <w:sz w:val="24"/>
          <w:szCs w:val="24"/>
          <w:shd w:val="clear" w:color="auto" w:fill="FFFFFF"/>
          <w:rPrChange w:id="205" w:author="Yang Liu" w:date="2020-08-09T20:41:00Z">
            <w:rPr>
              <w:rFonts w:ascii="Times New Roman" w:hAnsi="Times New Roman"/>
              <w:sz w:val="24"/>
              <w:szCs w:val="24"/>
              <w:shd w:val="clear" w:color="auto" w:fill="FFFFFF"/>
            </w:rPr>
          </w:rPrChange>
        </w:rPr>
        <w:t xml:space="preserve">. Inactivated monovalent EV-A71 </w:t>
      </w:r>
      <w:r w:rsidRPr="00B54640">
        <w:rPr>
          <w:rFonts w:ascii="Garamond" w:hAnsi="Garamond"/>
          <w:sz w:val="24"/>
          <w:szCs w:val="24"/>
          <w:rPrChange w:id="206" w:author="Yang Liu" w:date="2020-08-09T20:41:00Z">
            <w:rPr>
              <w:rFonts w:ascii="Times New Roman" w:hAnsi="Times New Roman"/>
              <w:sz w:val="24"/>
              <w:szCs w:val="24"/>
            </w:rPr>
          </w:rPrChange>
        </w:rPr>
        <w:t>vaccines, which showed high efficacy in the prevention of EV-A71 related HFMD, were licensed in mainland China in 2016</w:t>
      </w:r>
      <w:r w:rsidRPr="00B54640">
        <w:rPr>
          <w:rFonts w:ascii="Garamond" w:hAnsi="Garamond"/>
          <w:noProof/>
          <w:sz w:val="24"/>
          <w:szCs w:val="24"/>
          <w:vertAlign w:val="superscript"/>
          <w:rPrChange w:id="207" w:author="Yang Liu" w:date="2020-08-09T20:41:00Z">
            <w:rPr>
              <w:rFonts w:ascii="Times New Roman" w:hAnsi="Times New Roman"/>
              <w:noProof/>
              <w:sz w:val="24"/>
              <w:szCs w:val="24"/>
              <w:vertAlign w:val="superscript"/>
            </w:rPr>
          </w:rPrChange>
        </w:rPr>
        <w:t>[3]</w:t>
      </w:r>
      <w:r w:rsidRPr="00B54640">
        <w:rPr>
          <w:rFonts w:ascii="Garamond" w:hAnsi="Garamond"/>
          <w:sz w:val="24"/>
          <w:szCs w:val="24"/>
          <w:rPrChange w:id="208" w:author="Yang Liu" w:date="2020-08-09T20:41:00Z">
            <w:rPr>
              <w:rFonts w:ascii="Times New Roman" w:hAnsi="Times New Roman"/>
              <w:sz w:val="24"/>
              <w:szCs w:val="24"/>
            </w:rPr>
          </w:rPrChange>
        </w:rPr>
        <w:t>.</w:t>
      </w:r>
    </w:p>
    <w:p w14:paraId="5505ABD0" w14:textId="77777777" w:rsidR="000934F5" w:rsidRPr="00B54640" w:rsidRDefault="000934F5" w:rsidP="00C77B63">
      <w:pPr>
        <w:spacing w:line="480" w:lineRule="auto"/>
        <w:jc w:val="left"/>
        <w:rPr>
          <w:rFonts w:ascii="Garamond" w:hAnsi="Garamond"/>
          <w:sz w:val="24"/>
          <w:szCs w:val="24"/>
          <w:rPrChange w:id="209" w:author="Yang Liu" w:date="2020-08-09T20:41:00Z">
            <w:rPr>
              <w:rFonts w:ascii="Times New Roman" w:hAnsi="Times New Roman"/>
              <w:sz w:val="24"/>
              <w:szCs w:val="24"/>
            </w:rPr>
          </w:rPrChange>
        </w:rPr>
      </w:pPr>
    </w:p>
    <w:p w14:paraId="559D2500" w14:textId="77777777" w:rsidR="000934F5" w:rsidRPr="00B54640" w:rsidRDefault="000934F5" w:rsidP="00C77B63">
      <w:pPr>
        <w:spacing w:line="480" w:lineRule="auto"/>
        <w:jc w:val="left"/>
        <w:rPr>
          <w:rFonts w:ascii="Garamond" w:hAnsi="Garamond"/>
          <w:sz w:val="24"/>
          <w:szCs w:val="24"/>
          <w:rPrChange w:id="210" w:author="Yang Liu" w:date="2020-08-09T20:41:00Z">
            <w:rPr>
              <w:rFonts w:ascii="Times New Roman" w:hAnsi="Times New Roman"/>
              <w:sz w:val="24"/>
              <w:szCs w:val="24"/>
            </w:rPr>
          </w:rPrChange>
        </w:rPr>
      </w:pPr>
      <w:r w:rsidRPr="00B54640">
        <w:rPr>
          <w:rFonts w:ascii="Garamond" w:hAnsi="Garamond"/>
          <w:sz w:val="24"/>
          <w:szCs w:val="24"/>
          <w:rPrChange w:id="211" w:author="Yang Liu" w:date="2020-08-09T20:41:00Z">
            <w:rPr>
              <w:rFonts w:ascii="Times New Roman" w:hAnsi="Times New Roman"/>
              <w:sz w:val="24"/>
              <w:szCs w:val="24"/>
            </w:rPr>
          </w:rPrChange>
        </w:rPr>
        <w:tab/>
        <w:t>The transmission dynamics of an infectious disease is crucial to support public health decision-making. The basic reproduction number (R</w:t>
      </w:r>
      <w:r w:rsidRPr="00B54640">
        <w:rPr>
          <w:rFonts w:ascii="Garamond" w:hAnsi="Garamond"/>
          <w:sz w:val="24"/>
          <w:szCs w:val="24"/>
          <w:vertAlign w:val="subscript"/>
          <w:rPrChange w:id="212" w:author="Yang Liu" w:date="2020-08-09T20:41:00Z">
            <w:rPr>
              <w:rFonts w:ascii="Times New Roman" w:hAnsi="Times New Roman"/>
              <w:sz w:val="24"/>
              <w:szCs w:val="24"/>
              <w:vertAlign w:val="subscript"/>
            </w:rPr>
          </w:rPrChange>
        </w:rPr>
        <w:t>0</w:t>
      </w:r>
      <w:r w:rsidRPr="00B54640">
        <w:rPr>
          <w:rFonts w:ascii="Garamond" w:hAnsi="Garamond"/>
          <w:sz w:val="24"/>
          <w:szCs w:val="24"/>
          <w:rPrChange w:id="213" w:author="Yang Liu" w:date="2020-08-09T20:41:00Z">
            <w:rPr>
              <w:rFonts w:ascii="Times New Roman" w:hAnsi="Times New Roman"/>
              <w:sz w:val="24"/>
              <w:szCs w:val="24"/>
            </w:rPr>
          </w:rPrChange>
        </w:rPr>
        <w:t>), one of the most fundamental parameters that govern the transmission patterns of infectious diseases, measures the average number of secondary cases infected by a typical primary case in a susceptible population. The R</w:t>
      </w:r>
      <w:r w:rsidRPr="00B54640">
        <w:rPr>
          <w:rFonts w:ascii="Garamond" w:hAnsi="Garamond"/>
          <w:sz w:val="24"/>
          <w:szCs w:val="24"/>
          <w:vertAlign w:val="subscript"/>
          <w:rPrChange w:id="214" w:author="Yang Liu" w:date="2020-08-09T20:41:00Z">
            <w:rPr>
              <w:rFonts w:ascii="Times New Roman" w:hAnsi="Times New Roman"/>
              <w:sz w:val="24"/>
              <w:szCs w:val="24"/>
              <w:vertAlign w:val="subscript"/>
            </w:rPr>
          </w:rPrChange>
        </w:rPr>
        <w:t>0</w:t>
      </w:r>
      <w:r w:rsidR="00432482" w:rsidRPr="00B54640">
        <w:rPr>
          <w:rFonts w:ascii="Garamond" w:hAnsi="Garamond"/>
          <w:sz w:val="24"/>
          <w:szCs w:val="24"/>
          <w:rPrChange w:id="215"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216" w:author="Yang Liu" w:date="2020-08-09T20:41:00Z">
            <w:rPr>
              <w:rFonts w:ascii="Times New Roman" w:hAnsi="Times New Roman"/>
              <w:sz w:val="24"/>
              <w:szCs w:val="24"/>
            </w:rPr>
          </w:rPrChange>
        </w:rPr>
        <w:t xml:space="preserve">is determined by the duration of infectiousness and the effective contact </w:t>
      </w:r>
      <w:r w:rsidR="00802048" w:rsidRPr="00B54640">
        <w:rPr>
          <w:rFonts w:ascii="Garamond" w:hAnsi="Garamond"/>
          <w:sz w:val="24"/>
          <w:szCs w:val="24"/>
          <w:rPrChange w:id="217" w:author="Yang Liu" w:date="2020-08-09T20:41:00Z">
            <w:rPr>
              <w:rFonts w:ascii="Times New Roman" w:hAnsi="Times New Roman"/>
              <w:sz w:val="24"/>
              <w:szCs w:val="24"/>
            </w:rPr>
          </w:rPrChange>
        </w:rPr>
        <w:t>rate</w:t>
      </w:r>
      <w:r w:rsidR="00802048" w:rsidRPr="00B54640">
        <w:rPr>
          <w:rFonts w:ascii="Garamond" w:hAnsi="Garamond"/>
          <w:noProof/>
          <w:sz w:val="24"/>
          <w:szCs w:val="24"/>
          <w:vertAlign w:val="superscript"/>
          <w:rPrChange w:id="218" w:author="Yang Liu" w:date="2020-08-09T20:41:00Z">
            <w:rPr>
              <w:rFonts w:ascii="Times New Roman" w:hAnsi="Times New Roman"/>
              <w:noProof/>
              <w:sz w:val="24"/>
              <w:szCs w:val="24"/>
              <w:vertAlign w:val="superscript"/>
            </w:rPr>
          </w:rPrChange>
        </w:rPr>
        <w:t xml:space="preserve"> [</w:t>
      </w:r>
      <w:r w:rsidRPr="00B54640">
        <w:rPr>
          <w:rFonts w:ascii="Garamond" w:hAnsi="Garamond"/>
          <w:noProof/>
          <w:sz w:val="24"/>
          <w:szCs w:val="24"/>
          <w:vertAlign w:val="superscript"/>
          <w:rPrChange w:id="219" w:author="Yang Liu" w:date="2020-08-09T20:41:00Z">
            <w:rPr>
              <w:rFonts w:ascii="Times New Roman" w:hAnsi="Times New Roman"/>
              <w:noProof/>
              <w:sz w:val="24"/>
              <w:szCs w:val="24"/>
              <w:vertAlign w:val="superscript"/>
            </w:rPr>
          </w:rPrChange>
        </w:rPr>
        <w:t>6]</w:t>
      </w:r>
      <w:r w:rsidRPr="00B54640">
        <w:rPr>
          <w:rFonts w:ascii="Garamond" w:hAnsi="Garamond"/>
          <w:sz w:val="24"/>
          <w:szCs w:val="24"/>
          <w:rPrChange w:id="220" w:author="Yang Liu" w:date="2020-08-09T20:41:00Z">
            <w:rPr>
              <w:rFonts w:ascii="Times New Roman" w:hAnsi="Times New Roman"/>
              <w:sz w:val="24"/>
              <w:szCs w:val="24"/>
            </w:rPr>
          </w:rPrChange>
        </w:rPr>
        <w:t>.</w:t>
      </w:r>
    </w:p>
    <w:p w14:paraId="08A1540F" w14:textId="77777777" w:rsidR="000934F5" w:rsidRPr="00B54640" w:rsidRDefault="000934F5" w:rsidP="00C77B63">
      <w:pPr>
        <w:spacing w:line="480" w:lineRule="auto"/>
        <w:jc w:val="left"/>
        <w:rPr>
          <w:rFonts w:ascii="Garamond" w:hAnsi="Garamond"/>
          <w:sz w:val="24"/>
          <w:szCs w:val="24"/>
          <w:rPrChange w:id="221" w:author="Yang Liu" w:date="2020-08-09T20:41:00Z">
            <w:rPr>
              <w:rFonts w:ascii="Times New Roman" w:hAnsi="Times New Roman"/>
              <w:sz w:val="24"/>
              <w:szCs w:val="24"/>
            </w:rPr>
          </w:rPrChange>
        </w:rPr>
      </w:pPr>
    </w:p>
    <w:p w14:paraId="30227BDF" w14:textId="77777777" w:rsidR="000934F5" w:rsidRPr="00B54640" w:rsidRDefault="000934F5" w:rsidP="00C77B63">
      <w:pPr>
        <w:spacing w:line="480" w:lineRule="auto"/>
        <w:rPr>
          <w:rFonts w:ascii="Garamond" w:hAnsi="Garamond"/>
          <w:kern w:val="0"/>
          <w:sz w:val="24"/>
          <w:szCs w:val="24"/>
          <w:rPrChange w:id="222" w:author="Yang Liu" w:date="2020-08-09T20:41:00Z">
            <w:rPr>
              <w:rFonts w:ascii="Times New Roman" w:hAnsi="Times New Roman"/>
              <w:kern w:val="0"/>
              <w:sz w:val="24"/>
              <w:szCs w:val="24"/>
            </w:rPr>
          </w:rPrChange>
        </w:rPr>
      </w:pPr>
      <w:r w:rsidRPr="00B54640">
        <w:rPr>
          <w:rFonts w:ascii="Garamond" w:hAnsi="Garamond"/>
          <w:sz w:val="24"/>
          <w:szCs w:val="24"/>
          <w:rPrChange w:id="223" w:author="Yang Liu" w:date="2020-08-09T20:41:00Z">
            <w:rPr>
              <w:rFonts w:ascii="Times New Roman" w:hAnsi="Times New Roman"/>
              <w:sz w:val="24"/>
              <w:szCs w:val="24"/>
            </w:rPr>
          </w:rPrChange>
        </w:rPr>
        <w:t>However, studies on the R</w:t>
      </w:r>
      <w:r w:rsidRPr="00B54640">
        <w:rPr>
          <w:rFonts w:ascii="Garamond" w:hAnsi="Garamond"/>
          <w:sz w:val="24"/>
          <w:szCs w:val="24"/>
          <w:vertAlign w:val="subscript"/>
          <w:rPrChange w:id="224" w:author="Yang Liu" w:date="2020-08-09T20:41:00Z">
            <w:rPr>
              <w:rFonts w:ascii="Times New Roman" w:hAnsi="Times New Roman"/>
              <w:sz w:val="24"/>
              <w:szCs w:val="24"/>
              <w:vertAlign w:val="subscript"/>
            </w:rPr>
          </w:rPrChange>
        </w:rPr>
        <w:t>0</w:t>
      </w:r>
      <w:r w:rsidRPr="00B54640">
        <w:rPr>
          <w:rFonts w:ascii="Garamond" w:hAnsi="Garamond"/>
          <w:sz w:val="24"/>
          <w:szCs w:val="24"/>
          <w:rPrChange w:id="225" w:author="Yang Liu" w:date="2020-08-09T20:41:00Z">
            <w:rPr>
              <w:rFonts w:ascii="Times New Roman" w:hAnsi="Times New Roman"/>
              <w:sz w:val="24"/>
              <w:szCs w:val="24"/>
            </w:rPr>
          </w:rPrChange>
        </w:rPr>
        <w:t xml:space="preserve"> of HFMD-related enterovirus are limited. Previous studies </w:t>
      </w:r>
      <w:r w:rsidRPr="00B54640">
        <w:rPr>
          <w:rFonts w:ascii="Garamond" w:hAnsi="Garamond"/>
          <w:sz w:val="24"/>
          <w:szCs w:val="24"/>
          <w:rPrChange w:id="226" w:author="Yang Liu" w:date="2020-08-09T20:41:00Z">
            <w:rPr>
              <w:rFonts w:ascii="Times New Roman" w:hAnsi="Times New Roman"/>
              <w:sz w:val="24"/>
              <w:szCs w:val="24"/>
            </w:rPr>
          </w:rPrChange>
        </w:rPr>
        <w:lastRenderedPageBreak/>
        <w:t>have drastically different results, ranging from 1.1 to 27</w:t>
      </w:r>
      <w:r w:rsidRPr="00B54640">
        <w:rPr>
          <w:rFonts w:ascii="Garamond" w:hAnsi="Garamond"/>
          <w:noProof/>
          <w:sz w:val="24"/>
          <w:szCs w:val="24"/>
          <w:vertAlign w:val="superscript"/>
          <w:rPrChange w:id="227" w:author="Yang Liu" w:date="2020-08-09T20:41:00Z">
            <w:rPr>
              <w:rFonts w:ascii="Times New Roman" w:hAnsi="Times New Roman"/>
              <w:noProof/>
              <w:sz w:val="24"/>
              <w:szCs w:val="24"/>
              <w:vertAlign w:val="superscript"/>
            </w:rPr>
          </w:rPrChange>
        </w:rPr>
        <w:t>[7</w:t>
      </w:r>
      <w:r w:rsidR="00557C7B" w:rsidRPr="00B54640">
        <w:rPr>
          <w:rFonts w:ascii="Garamond" w:hAnsi="Garamond"/>
          <w:noProof/>
          <w:sz w:val="24"/>
          <w:szCs w:val="24"/>
          <w:vertAlign w:val="superscript"/>
          <w:rPrChange w:id="228" w:author="Yang Liu" w:date="2020-08-09T20:41:00Z">
            <w:rPr>
              <w:rFonts w:ascii="Times New Roman" w:hAnsi="Times New Roman" w:hint="eastAsia"/>
              <w:noProof/>
              <w:sz w:val="24"/>
              <w:szCs w:val="24"/>
              <w:vertAlign w:val="superscript"/>
            </w:rPr>
          </w:rPrChange>
        </w:rPr>
        <w:t>-</w:t>
      </w:r>
      <w:r w:rsidRPr="00B54640">
        <w:rPr>
          <w:rFonts w:ascii="Garamond" w:hAnsi="Garamond"/>
          <w:noProof/>
          <w:sz w:val="24"/>
          <w:szCs w:val="24"/>
          <w:vertAlign w:val="superscript"/>
          <w:rPrChange w:id="229" w:author="Yang Liu" w:date="2020-08-09T20:41:00Z">
            <w:rPr>
              <w:rFonts w:ascii="Times New Roman" w:hAnsi="Times New Roman"/>
              <w:noProof/>
              <w:sz w:val="24"/>
              <w:szCs w:val="24"/>
              <w:vertAlign w:val="superscript"/>
            </w:rPr>
          </w:rPrChange>
        </w:rPr>
        <w:t>8</w:t>
      </w:r>
      <w:r w:rsidR="009C131D" w:rsidRPr="00B54640">
        <w:rPr>
          <w:rFonts w:ascii="Garamond" w:hAnsi="Garamond"/>
          <w:noProof/>
          <w:sz w:val="24"/>
          <w:szCs w:val="24"/>
          <w:vertAlign w:val="superscript"/>
          <w:rPrChange w:id="230" w:author="Yang Liu" w:date="2020-08-09T20:41:00Z">
            <w:rPr>
              <w:rFonts w:ascii="Times New Roman" w:hAnsi="Times New Roman"/>
              <w:noProof/>
              <w:sz w:val="24"/>
              <w:szCs w:val="24"/>
              <w:vertAlign w:val="superscript"/>
            </w:rPr>
          </w:rPrChange>
        </w:rPr>
        <w:t>]</w:t>
      </w:r>
      <w:r w:rsidR="009C131D" w:rsidRPr="00B54640">
        <w:rPr>
          <w:rFonts w:ascii="Garamond" w:hAnsi="Garamond"/>
          <w:sz w:val="24"/>
          <w:szCs w:val="24"/>
          <w:rPrChange w:id="231" w:author="Yang Liu" w:date="2020-08-09T20:41:00Z">
            <w:rPr>
              <w:rFonts w:ascii="Times New Roman" w:hAnsi="Times New Roman"/>
              <w:sz w:val="24"/>
              <w:szCs w:val="24"/>
            </w:rPr>
          </w:rPrChange>
        </w:rPr>
        <w:t>,</w:t>
      </w:r>
      <w:r w:rsidR="009C131D" w:rsidRPr="00B54640">
        <w:rPr>
          <w:rFonts w:ascii="Garamond" w:hAnsi="Garamond"/>
          <w:sz w:val="24"/>
          <w:szCs w:val="24"/>
          <w:rPrChange w:id="232" w:author="Yang Liu" w:date="2020-08-09T20:41:00Z">
            <w:rPr>
              <w:rFonts w:ascii="Times New Roman" w:hAnsi="Times New Roman" w:hint="eastAsia"/>
              <w:sz w:val="24"/>
              <w:szCs w:val="24"/>
            </w:rPr>
          </w:rPrChange>
        </w:rPr>
        <w:t xml:space="preserve"> </w:t>
      </w:r>
      <w:r w:rsidR="00D621B8" w:rsidRPr="00B54640">
        <w:rPr>
          <w:rFonts w:ascii="Garamond" w:hAnsi="Garamond"/>
          <w:sz w:val="24"/>
          <w:szCs w:val="24"/>
          <w:rPrChange w:id="233" w:author="Yang Liu" w:date="2020-08-09T20:41:00Z">
            <w:rPr>
              <w:rFonts w:ascii="Times New Roman" w:hAnsi="Times New Roman" w:hint="eastAsia"/>
              <w:sz w:val="24"/>
              <w:szCs w:val="24"/>
            </w:rPr>
          </w:rPrChange>
        </w:rPr>
        <w:t>and these</w:t>
      </w:r>
      <w:r w:rsidRPr="00B54640">
        <w:rPr>
          <w:rFonts w:ascii="Garamond" w:hAnsi="Garamond"/>
          <w:sz w:val="24"/>
          <w:szCs w:val="24"/>
          <w:rPrChange w:id="234" w:author="Yang Liu" w:date="2020-08-09T20:41:00Z">
            <w:rPr>
              <w:rFonts w:ascii="Times New Roman" w:hAnsi="Times New Roman"/>
              <w:sz w:val="24"/>
              <w:szCs w:val="24"/>
            </w:rPr>
          </w:rPrChange>
        </w:rPr>
        <w:t xml:space="preserve"> results were not pathogen-specific. Such uncertainty hinders the use of these estimates for further analyses </w:t>
      </w:r>
      <w:r w:rsidRPr="00B54640">
        <w:rPr>
          <w:rFonts w:ascii="Garamond" w:hAnsi="Garamond"/>
          <w:noProof/>
          <w:sz w:val="24"/>
          <w:szCs w:val="24"/>
          <w:vertAlign w:val="superscript"/>
          <w:rPrChange w:id="235" w:author="Yang Liu" w:date="2020-08-09T20:41:00Z">
            <w:rPr>
              <w:rFonts w:ascii="Times New Roman" w:hAnsi="Times New Roman"/>
              <w:noProof/>
              <w:sz w:val="24"/>
              <w:szCs w:val="24"/>
              <w:vertAlign w:val="superscript"/>
            </w:rPr>
          </w:rPrChange>
        </w:rPr>
        <w:t>[2]</w:t>
      </w:r>
      <w:r w:rsidRPr="00B54640">
        <w:rPr>
          <w:rFonts w:ascii="Garamond" w:hAnsi="Garamond"/>
          <w:sz w:val="24"/>
          <w:szCs w:val="24"/>
          <w:rPrChange w:id="236" w:author="Yang Liu" w:date="2020-08-09T20:41:00Z">
            <w:rPr>
              <w:rFonts w:ascii="Times New Roman" w:hAnsi="Times New Roman"/>
              <w:sz w:val="24"/>
              <w:szCs w:val="24"/>
            </w:rPr>
          </w:rPrChange>
        </w:rPr>
        <w:t>. In mainland China, HFMD outbreaks primarily occur in relatively closed units such as kindergartens</w:t>
      </w:r>
      <w:ins w:id="237" w:author="Yang Liu" w:date="2020-07-27T17:26:00Z">
        <w:r w:rsidR="00DB43D0" w:rsidRPr="00B54640">
          <w:rPr>
            <w:rFonts w:ascii="Garamond" w:hAnsi="Garamond"/>
            <w:sz w:val="24"/>
            <w:szCs w:val="24"/>
            <w:rPrChange w:id="238" w:author="Yang Liu" w:date="2020-08-09T20:41:00Z">
              <w:rPr>
                <w:rFonts w:ascii="Times New Roman" w:hAnsi="Times New Roman"/>
                <w:sz w:val="24"/>
                <w:szCs w:val="24"/>
              </w:rPr>
            </w:rPrChange>
          </w:rPr>
          <w:t xml:space="preserve"> (usually for 3 to 6 year olds)</w:t>
        </w:r>
      </w:ins>
      <w:r w:rsidRPr="00B54640">
        <w:rPr>
          <w:rFonts w:ascii="Garamond" w:hAnsi="Garamond"/>
          <w:sz w:val="24"/>
          <w:szCs w:val="24"/>
          <w:rPrChange w:id="239" w:author="Yang Liu" w:date="2020-08-09T20:41:00Z">
            <w:rPr>
              <w:rFonts w:ascii="Times New Roman" w:hAnsi="Times New Roman"/>
              <w:sz w:val="24"/>
              <w:szCs w:val="24"/>
            </w:rPr>
          </w:rPrChange>
        </w:rPr>
        <w:t xml:space="preserve"> and primary schools</w:t>
      </w:r>
      <w:ins w:id="240" w:author="Yang Liu" w:date="2020-07-27T17:26:00Z">
        <w:r w:rsidR="00DB43D0" w:rsidRPr="00B54640">
          <w:rPr>
            <w:rFonts w:ascii="Garamond" w:hAnsi="Garamond"/>
            <w:sz w:val="24"/>
            <w:szCs w:val="24"/>
            <w:rPrChange w:id="241" w:author="Yang Liu" w:date="2020-08-09T20:41:00Z">
              <w:rPr>
                <w:rFonts w:ascii="Times New Roman" w:hAnsi="Times New Roman"/>
                <w:sz w:val="24"/>
                <w:szCs w:val="24"/>
              </w:rPr>
            </w:rPrChange>
          </w:rPr>
          <w:t xml:space="preserve"> (usually for 6 to 12 year olds)</w:t>
        </w:r>
      </w:ins>
      <w:r w:rsidRPr="00B54640">
        <w:rPr>
          <w:rFonts w:ascii="Garamond" w:hAnsi="Garamond"/>
          <w:sz w:val="24"/>
          <w:szCs w:val="24"/>
          <w:rPrChange w:id="242" w:author="Yang Liu" w:date="2020-08-09T20:41:00Z">
            <w:rPr>
              <w:rFonts w:ascii="Times New Roman" w:hAnsi="Times New Roman"/>
              <w:sz w:val="24"/>
              <w:szCs w:val="24"/>
            </w:rPr>
          </w:rPrChange>
        </w:rPr>
        <w:t xml:space="preserve"> </w:t>
      </w:r>
      <w:r w:rsidRPr="00B54640">
        <w:rPr>
          <w:rFonts w:ascii="Garamond" w:hAnsi="Garamond"/>
          <w:noProof/>
          <w:sz w:val="24"/>
          <w:szCs w:val="24"/>
          <w:vertAlign w:val="superscript"/>
          <w:rPrChange w:id="243" w:author="Yang Liu" w:date="2020-08-09T20:41:00Z">
            <w:rPr>
              <w:rFonts w:ascii="Times New Roman" w:hAnsi="Times New Roman"/>
              <w:noProof/>
              <w:sz w:val="24"/>
              <w:szCs w:val="24"/>
              <w:vertAlign w:val="superscript"/>
            </w:rPr>
          </w:rPrChange>
        </w:rPr>
        <w:t>[9</w:t>
      </w:r>
      <w:r w:rsidR="00557C7B" w:rsidRPr="00B54640">
        <w:rPr>
          <w:rFonts w:ascii="Garamond" w:hAnsi="Garamond"/>
          <w:noProof/>
          <w:sz w:val="24"/>
          <w:szCs w:val="24"/>
          <w:vertAlign w:val="superscript"/>
          <w:rPrChange w:id="244" w:author="Yang Liu" w:date="2020-08-09T20:41:00Z">
            <w:rPr>
              <w:rFonts w:ascii="Times New Roman" w:hAnsi="Times New Roman" w:hint="eastAsia"/>
              <w:noProof/>
              <w:sz w:val="24"/>
              <w:szCs w:val="24"/>
              <w:vertAlign w:val="superscript"/>
            </w:rPr>
          </w:rPrChange>
        </w:rPr>
        <w:t>-</w:t>
      </w:r>
      <w:r w:rsidRPr="00B54640">
        <w:rPr>
          <w:rFonts w:ascii="Garamond" w:hAnsi="Garamond"/>
          <w:noProof/>
          <w:sz w:val="24"/>
          <w:szCs w:val="24"/>
          <w:vertAlign w:val="superscript"/>
          <w:rPrChange w:id="245" w:author="Yang Liu" w:date="2020-08-09T20:41:00Z">
            <w:rPr>
              <w:rFonts w:ascii="Times New Roman" w:hAnsi="Times New Roman"/>
              <w:noProof/>
              <w:sz w:val="24"/>
              <w:szCs w:val="24"/>
              <w:vertAlign w:val="superscript"/>
            </w:rPr>
          </w:rPrChange>
        </w:rPr>
        <w:t>10]</w:t>
      </w:r>
      <w:r w:rsidRPr="00B54640">
        <w:rPr>
          <w:rFonts w:ascii="Garamond" w:hAnsi="Garamond"/>
          <w:sz w:val="24"/>
          <w:szCs w:val="24"/>
          <w:rPrChange w:id="246" w:author="Yang Liu" w:date="2020-08-09T20:41:00Z">
            <w:rPr>
              <w:rFonts w:ascii="Times New Roman" w:hAnsi="Times New Roman"/>
              <w:sz w:val="24"/>
              <w:szCs w:val="24"/>
            </w:rPr>
          </w:rPrChange>
        </w:rPr>
        <w:t>. Thus, one of the foci of HFMD prevention and control is to timely intervene at these key locations. Other studies have provided estimates of R</w:t>
      </w:r>
      <w:r w:rsidRPr="00B54640">
        <w:rPr>
          <w:rFonts w:ascii="Garamond" w:hAnsi="Garamond"/>
          <w:sz w:val="24"/>
          <w:szCs w:val="24"/>
          <w:vertAlign w:val="subscript"/>
          <w:rPrChange w:id="247" w:author="Yang Liu" w:date="2020-08-09T20:41:00Z">
            <w:rPr>
              <w:rFonts w:ascii="Times New Roman" w:hAnsi="Times New Roman"/>
              <w:sz w:val="24"/>
              <w:szCs w:val="24"/>
              <w:vertAlign w:val="subscript"/>
            </w:rPr>
          </w:rPrChange>
        </w:rPr>
        <w:t>0</w:t>
      </w:r>
      <w:r w:rsidRPr="00B54640">
        <w:rPr>
          <w:rFonts w:ascii="Garamond" w:hAnsi="Garamond"/>
          <w:sz w:val="24"/>
          <w:szCs w:val="24"/>
          <w:rPrChange w:id="248" w:author="Yang Liu" w:date="2020-08-09T20:41:00Z">
            <w:rPr>
              <w:rFonts w:ascii="Times New Roman" w:hAnsi="Times New Roman"/>
              <w:sz w:val="24"/>
              <w:szCs w:val="24"/>
            </w:rPr>
          </w:rPrChange>
        </w:rPr>
        <w:t xml:space="preserve"> of EV-A71 and CV-A16 for Hong Kong using data between 2004 and 2009</w:t>
      </w:r>
      <w:r w:rsidRPr="00B54640">
        <w:rPr>
          <w:rFonts w:ascii="Garamond" w:hAnsi="Garamond"/>
          <w:noProof/>
          <w:sz w:val="24"/>
          <w:szCs w:val="24"/>
          <w:vertAlign w:val="superscript"/>
          <w:rPrChange w:id="249" w:author="Yang Liu" w:date="2020-08-09T20:41:00Z">
            <w:rPr>
              <w:rFonts w:ascii="Times New Roman" w:hAnsi="Times New Roman"/>
              <w:noProof/>
              <w:sz w:val="24"/>
              <w:szCs w:val="24"/>
              <w:vertAlign w:val="superscript"/>
            </w:rPr>
          </w:rPrChange>
        </w:rPr>
        <w:t>[11]</w:t>
      </w:r>
      <w:r w:rsidRPr="00B54640">
        <w:rPr>
          <w:rFonts w:ascii="Garamond" w:hAnsi="Garamond"/>
          <w:sz w:val="24"/>
          <w:szCs w:val="24"/>
          <w:rPrChange w:id="250" w:author="Yang Liu" w:date="2020-08-09T20:41:00Z">
            <w:rPr>
              <w:rFonts w:ascii="Times New Roman" w:hAnsi="Times New Roman"/>
              <w:sz w:val="24"/>
              <w:szCs w:val="24"/>
            </w:rPr>
          </w:rPrChange>
        </w:rPr>
        <w:t xml:space="preserve"> and for Singapore between 2007 and 2012</w:t>
      </w:r>
      <w:r w:rsidRPr="00B54640">
        <w:rPr>
          <w:rFonts w:ascii="Garamond" w:hAnsi="Garamond"/>
          <w:noProof/>
          <w:sz w:val="24"/>
          <w:szCs w:val="24"/>
          <w:vertAlign w:val="superscript"/>
          <w:rPrChange w:id="251" w:author="Yang Liu" w:date="2020-08-09T20:41:00Z">
            <w:rPr>
              <w:rFonts w:ascii="Times New Roman" w:hAnsi="Times New Roman"/>
              <w:noProof/>
              <w:sz w:val="24"/>
              <w:szCs w:val="24"/>
              <w:vertAlign w:val="superscript"/>
            </w:rPr>
          </w:rPrChange>
        </w:rPr>
        <w:t>[12]</w:t>
      </w:r>
      <w:r w:rsidRPr="00B54640">
        <w:rPr>
          <w:rFonts w:ascii="Garamond" w:hAnsi="Garamond"/>
          <w:sz w:val="24"/>
          <w:szCs w:val="24"/>
          <w:rPrChange w:id="252" w:author="Yang Liu" w:date="2020-08-09T20:41:00Z">
            <w:rPr>
              <w:rFonts w:ascii="Times New Roman" w:hAnsi="Times New Roman"/>
              <w:sz w:val="24"/>
              <w:szCs w:val="24"/>
            </w:rPr>
          </w:rPrChange>
        </w:rPr>
        <w:t xml:space="preserve">. However, only a small number of outbreaks were identified (34 and 33, respectively) </w:t>
      </w:r>
      <w:r w:rsidRPr="00B54640">
        <w:rPr>
          <w:rFonts w:ascii="Garamond" w:hAnsi="Garamond"/>
          <w:noProof/>
          <w:sz w:val="24"/>
          <w:szCs w:val="24"/>
          <w:vertAlign w:val="superscript"/>
          <w:rPrChange w:id="253" w:author="Yang Liu" w:date="2020-08-09T20:41:00Z">
            <w:rPr>
              <w:rFonts w:ascii="Times New Roman" w:hAnsi="Times New Roman"/>
              <w:noProof/>
              <w:sz w:val="24"/>
              <w:szCs w:val="24"/>
              <w:vertAlign w:val="superscript"/>
            </w:rPr>
          </w:rPrChange>
        </w:rPr>
        <w:t>[11</w:t>
      </w:r>
      <w:r w:rsidR="00557C7B" w:rsidRPr="00B54640">
        <w:rPr>
          <w:rFonts w:ascii="Garamond" w:hAnsi="Garamond"/>
          <w:noProof/>
          <w:sz w:val="24"/>
          <w:szCs w:val="24"/>
          <w:vertAlign w:val="superscript"/>
          <w:rPrChange w:id="254" w:author="Yang Liu" w:date="2020-08-09T20:41:00Z">
            <w:rPr>
              <w:rFonts w:ascii="Times New Roman" w:hAnsi="Times New Roman" w:hint="eastAsia"/>
              <w:noProof/>
              <w:sz w:val="24"/>
              <w:szCs w:val="24"/>
              <w:vertAlign w:val="superscript"/>
            </w:rPr>
          </w:rPrChange>
        </w:rPr>
        <w:t>-</w:t>
      </w:r>
      <w:r w:rsidRPr="00B54640">
        <w:rPr>
          <w:rFonts w:ascii="Garamond" w:hAnsi="Garamond"/>
          <w:noProof/>
          <w:sz w:val="24"/>
          <w:szCs w:val="24"/>
          <w:vertAlign w:val="superscript"/>
          <w:rPrChange w:id="255" w:author="Yang Liu" w:date="2020-08-09T20:41:00Z">
            <w:rPr>
              <w:rFonts w:ascii="Times New Roman" w:hAnsi="Times New Roman"/>
              <w:noProof/>
              <w:sz w:val="24"/>
              <w:szCs w:val="24"/>
              <w:vertAlign w:val="superscript"/>
            </w:rPr>
          </w:rPrChange>
        </w:rPr>
        <w:t>12]</w:t>
      </w:r>
      <w:r w:rsidRPr="00B54640">
        <w:rPr>
          <w:rFonts w:ascii="Garamond" w:hAnsi="Garamond"/>
          <w:sz w:val="24"/>
          <w:szCs w:val="24"/>
          <w:rPrChange w:id="256" w:author="Yang Liu" w:date="2020-08-09T20:41:00Z">
            <w:rPr>
              <w:rFonts w:ascii="Times New Roman" w:hAnsi="Times New Roman"/>
              <w:sz w:val="24"/>
              <w:szCs w:val="24"/>
            </w:rPr>
          </w:rPrChange>
        </w:rPr>
        <w:t>.</w:t>
      </w:r>
      <w:r w:rsidR="00802048" w:rsidRPr="00B54640">
        <w:rPr>
          <w:rFonts w:ascii="Garamond" w:hAnsi="Garamond"/>
          <w:sz w:val="24"/>
          <w:szCs w:val="24"/>
          <w:rPrChange w:id="257" w:author="Yang Liu" w:date="2020-08-09T20:41:00Z">
            <w:rPr>
              <w:rFonts w:ascii="Times New Roman" w:hAnsi="Times New Roman" w:hint="eastAsia"/>
              <w:sz w:val="24"/>
              <w:szCs w:val="24"/>
            </w:rPr>
          </w:rPrChange>
        </w:rPr>
        <w:t xml:space="preserve"> </w:t>
      </w:r>
      <w:r w:rsidRPr="00B54640">
        <w:rPr>
          <w:rFonts w:ascii="Garamond" w:hAnsi="Garamond"/>
          <w:kern w:val="0"/>
          <w:sz w:val="24"/>
          <w:szCs w:val="24"/>
          <w:rPrChange w:id="258" w:author="Yang Liu" w:date="2020-08-09T20:41:00Z">
            <w:rPr>
              <w:rFonts w:ascii="Times New Roman" w:hAnsi="Times New Roman"/>
              <w:kern w:val="0"/>
              <w:sz w:val="24"/>
              <w:szCs w:val="24"/>
            </w:rPr>
          </w:rPrChange>
        </w:rPr>
        <w:t>R</w:t>
      </w:r>
      <w:r w:rsidRPr="00B54640">
        <w:rPr>
          <w:rFonts w:ascii="Garamond" w:hAnsi="Garamond"/>
          <w:kern w:val="0"/>
          <w:sz w:val="24"/>
          <w:szCs w:val="24"/>
          <w:vertAlign w:val="subscript"/>
          <w:rPrChange w:id="259" w:author="Yang Liu" w:date="2020-08-09T20:41:00Z">
            <w:rPr>
              <w:rFonts w:ascii="Times New Roman" w:hAnsi="Times New Roman"/>
              <w:kern w:val="0"/>
              <w:sz w:val="24"/>
              <w:szCs w:val="24"/>
              <w:vertAlign w:val="subscript"/>
            </w:rPr>
          </w:rPrChange>
        </w:rPr>
        <w:t>0</w:t>
      </w:r>
      <w:r w:rsidRPr="00B54640">
        <w:rPr>
          <w:rFonts w:ascii="Garamond" w:hAnsi="Garamond"/>
          <w:kern w:val="0"/>
          <w:sz w:val="24"/>
          <w:szCs w:val="24"/>
          <w:rPrChange w:id="260" w:author="Yang Liu" w:date="2020-08-09T20:41:00Z">
            <w:rPr>
              <w:rFonts w:ascii="Times New Roman" w:hAnsi="Times New Roman"/>
              <w:kern w:val="0"/>
              <w:sz w:val="24"/>
              <w:szCs w:val="24"/>
            </w:rPr>
          </w:rPrChange>
        </w:rPr>
        <w:t xml:space="preserve">s of HFMD-related enteroviruses have not been accurately estimated using outbreaks in mainland China, where the largest </w:t>
      </w:r>
      <w:r w:rsidR="00E631A8" w:rsidRPr="00B54640">
        <w:rPr>
          <w:rFonts w:ascii="Garamond" w:hAnsi="Garamond"/>
          <w:kern w:val="0"/>
          <w:sz w:val="24"/>
          <w:szCs w:val="24"/>
          <w:rPrChange w:id="261" w:author="Yang Liu" w:date="2020-08-09T20:41:00Z">
            <w:rPr>
              <w:rFonts w:ascii="Times New Roman" w:hAnsi="Times New Roman"/>
              <w:kern w:val="0"/>
              <w:sz w:val="24"/>
              <w:szCs w:val="24"/>
            </w:rPr>
          </w:rPrChange>
        </w:rPr>
        <w:t>number of cases is</w:t>
      </w:r>
      <w:r w:rsidRPr="00B54640">
        <w:rPr>
          <w:rFonts w:ascii="Garamond" w:hAnsi="Garamond"/>
          <w:kern w:val="0"/>
          <w:sz w:val="24"/>
          <w:szCs w:val="24"/>
          <w:rPrChange w:id="262" w:author="Yang Liu" w:date="2020-08-09T20:41:00Z">
            <w:rPr>
              <w:rFonts w:ascii="Times New Roman" w:hAnsi="Times New Roman"/>
              <w:kern w:val="0"/>
              <w:sz w:val="24"/>
              <w:szCs w:val="24"/>
            </w:rPr>
          </w:rPrChange>
        </w:rPr>
        <w:t xml:space="preserve"> observed in the world </w:t>
      </w:r>
      <w:r w:rsidRPr="00B54640">
        <w:rPr>
          <w:rFonts w:ascii="Garamond" w:hAnsi="Garamond"/>
          <w:noProof/>
          <w:kern w:val="0"/>
          <w:sz w:val="24"/>
          <w:szCs w:val="24"/>
          <w:vertAlign w:val="superscript"/>
          <w:rPrChange w:id="263" w:author="Yang Liu" w:date="2020-08-09T20:41:00Z">
            <w:rPr>
              <w:rFonts w:ascii="Times New Roman" w:hAnsi="Times New Roman"/>
              <w:noProof/>
              <w:kern w:val="0"/>
              <w:sz w:val="24"/>
              <w:szCs w:val="24"/>
              <w:vertAlign w:val="superscript"/>
            </w:rPr>
          </w:rPrChange>
        </w:rPr>
        <w:t>[13]</w:t>
      </w:r>
      <w:r w:rsidRPr="00B54640">
        <w:rPr>
          <w:rFonts w:ascii="Garamond" w:hAnsi="Garamond"/>
          <w:kern w:val="0"/>
          <w:sz w:val="24"/>
          <w:szCs w:val="24"/>
          <w:rPrChange w:id="264" w:author="Yang Liu" w:date="2020-08-09T20:41:00Z">
            <w:rPr>
              <w:rFonts w:ascii="Times New Roman" w:hAnsi="Times New Roman"/>
              <w:kern w:val="0"/>
              <w:sz w:val="24"/>
              <w:szCs w:val="24"/>
            </w:rPr>
          </w:rPrChange>
        </w:rPr>
        <w:t>.</w:t>
      </w:r>
      <w:r w:rsidR="00E631A8" w:rsidRPr="00B54640">
        <w:rPr>
          <w:rFonts w:ascii="Garamond" w:hAnsi="Garamond"/>
          <w:kern w:val="0"/>
          <w:sz w:val="24"/>
          <w:szCs w:val="24"/>
          <w:rPrChange w:id="265" w:author="Yang Liu" w:date="2020-08-09T20:41:00Z">
            <w:rPr>
              <w:rFonts w:ascii="Times New Roman" w:hAnsi="Times New Roman" w:hint="eastAsia"/>
              <w:kern w:val="0"/>
              <w:sz w:val="24"/>
              <w:szCs w:val="24"/>
            </w:rPr>
          </w:rPrChange>
        </w:rPr>
        <w:t xml:space="preserve"> </w:t>
      </w:r>
      <w:r w:rsidRPr="00B54640">
        <w:rPr>
          <w:rFonts w:ascii="Garamond" w:hAnsi="Garamond"/>
          <w:kern w:val="0"/>
          <w:sz w:val="24"/>
          <w:szCs w:val="24"/>
          <w:rPrChange w:id="266" w:author="Yang Liu" w:date="2020-08-09T20:41:00Z">
            <w:rPr>
              <w:rFonts w:ascii="Times New Roman" w:hAnsi="Times New Roman"/>
              <w:kern w:val="0"/>
              <w:sz w:val="24"/>
              <w:szCs w:val="24"/>
            </w:rPr>
          </w:rPrChange>
        </w:rPr>
        <w:t>In this study, we estimated the R</w:t>
      </w:r>
      <w:r w:rsidRPr="00B54640">
        <w:rPr>
          <w:rFonts w:ascii="Garamond" w:hAnsi="Garamond"/>
          <w:kern w:val="0"/>
          <w:sz w:val="24"/>
          <w:szCs w:val="24"/>
          <w:vertAlign w:val="subscript"/>
          <w:rPrChange w:id="267" w:author="Yang Liu" w:date="2020-08-09T20:41:00Z">
            <w:rPr>
              <w:rFonts w:ascii="Times New Roman" w:hAnsi="Times New Roman"/>
              <w:kern w:val="0"/>
              <w:sz w:val="24"/>
              <w:szCs w:val="24"/>
              <w:vertAlign w:val="subscript"/>
            </w:rPr>
          </w:rPrChange>
        </w:rPr>
        <w:t>0</w:t>
      </w:r>
      <w:r w:rsidRPr="00B54640">
        <w:rPr>
          <w:rFonts w:ascii="Garamond" w:hAnsi="Garamond"/>
          <w:kern w:val="0"/>
          <w:sz w:val="24"/>
          <w:szCs w:val="24"/>
          <w:rPrChange w:id="268" w:author="Yang Liu" w:date="2020-08-09T20:41:00Z">
            <w:rPr>
              <w:rFonts w:ascii="Times New Roman" w:hAnsi="Times New Roman"/>
              <w:kern w:val="0"/>
              <w:sz w:val="24"/>
              <w:szCs w:val="24"/>
            </w:rPr>
          </w:rPrChange>
        </w:rPr>
        <w:t xml:space="preserve"> of EV-A71, CV-A16 and CV-A6, and assessed the change of R</w:t>
      </w:r>
      <w:r w:rsidRPr="00B54640">
        <w:rPr>
          <w:rFonts w:ascii="Garamond" w:hAnsi="Garamond"/>
          <w:kern w:val="0"/>
          <w:sz w:val="24"/>
          <w:szCs w:val="24"/>
          <w:vertAlign w:val="subscript"/>
          <w:rPrChange w:id="269" w:author="Yang Liu" w:date="2020-08-09T20:41:00Z">
            <w:rPr>
              <w:rFonts w:ascii="Times New Roman" w:hAnsi="Times New Roman"/>
              <w:kern w:val="0"/>
              <w:sz w:val="24"/>
              <w:szCs w:val="24"/>
              <w:vertAlign w:val="subscript"/>
            </w:rPr>
          </w:rPrChange>
        </w:rPr>
        <w:t>0</w:t>
      </w:r>
      <w:r w:rsidR="00744BF9" w:rsidRPr="00B54640">
        <w:rPr>
          <w:rFonts w:ascii="Garamond" w:hAnsi="Garamond"/>
          <w:kern w:val="0"/>
          <w:sz w:val="24"/>
          <w:szCs w:val="24"/>
          <w:rPrChange w:id="270" w:author="Yang Liu" w:date="2020-08-09T20:41:00Z">
            <w:rPr>
              <w:rFonts w:ascii="Times New Roman" w:hAnsi="Times New Roman" w:hint="eastAsia"/>
              <w:kern w:val="0"/>
              <w:sz w:val="24"/>
              <w:szCs w:val="24"/>
            </w:rPr>
          </w:rPrChange>
        </w:rPr>
        <w:t xml:space="preserve"> </w:t>
      </w:r>
      <w:r w:rsidRPr="00B54640">
        <w:rPr>
          <w:rFonts w:ascii="Garamond" w:hAnsi="Garamond"/>
          <w:kern w:val="0"/>
          <w:sz w:val="24"/>
          <w:szCs w:val="24"/>
          <w:rPrChange w:id="271" w:author="Yang Liu" w:date="2020-08-09T20:41:00Z">
            <w:rPr>
              <w:rFonts w:ascii="Times New Roman" w:hAnsi="Times New Roman"/>
              <w:kern w:val="0"/>
              <w:sz w:val="24"/>
              <w:szCs w:val="24"/>
            </w:rPr>
          </w:rPrChange>
        </w:rPr>
        <w:t>after the licensure of EV-A71 vaccines.</w:t>
      </w:r>
    </w:p>
    <w:p w14:paraId="35F6EB3C" w14:textId="77777777" w:rsidR="000934F5" w:rsidRPr="00B54640" w:rsidRDefault="000934F5" w:rsidP="00C77B63">
      <w:pPr>
        <w:spacing w:line="480" w:lineRule="auto"/>
        <w:rPr>
          <w:rFonts w:ascii="Garamond" w:hAnsi="Garamond"/>
          <w:kern w:val="0"/>
          <w:sz w:val="24"/>
          <w:szCs w:val="24"/>
          <w:rPrChange w:id="272" w:author="Yang Liu" w:date="2020-08-09T20:41:00Z">
            <w:rPr>
              <w:rFonts w:ascii="Times New Roman" w:hAnsi="Times New Roman"/>
              <w:kern w:val="0"/>
              <w:sz w:val="24"/>
              <w:szCs w:val="24"/>
            </w:rPr>
          </w:rPrChange>
        </w:rPr>
      </w:pPr>
    </w:p>
    <w:p w14:paraId="5CAB32BD" w14:textId="77777777" w:rsidR="000934F5" w:rsidRPr="00B54640" w:rsidRDefault="000934F5" w:rsidP="00C77B63">
      <w:pPr>
        <w:spacing w:line="480" w:lineRule="auto"/>
        <w:rPr>
          <w:rFonts w:ascii="Garamond" w:hAnsi="Garamond"/>
          <w:kern w:val="0"/>
          <w:sz w:val="24"/>
          <w:szCs w:val="24"/>
          <w:rPrChange w:id="273" w:author="Yang Liu" w:date="2020-08-09T20:41:00Z">
            <w:rPr>
              <w:rFonts w:ascii="Times New Roman" w:hAnsi="Times New Roman"/>
              <w:kern w:val="0"/>
              <w:sz w:val="24"/>
              <w:szCs w:val="24"/>
            </w:rPr>
          </w:rPrChange>
        </w:rPr>
      </w:pPr>
      <w:r w:rsidRPr="00B54640">
        <w:rPr>
          <w:rFonts w:ascii="Garamond" w:hAnsi="Garamond"/>
          <w:b/>
          <w:kern w:val="0"/>
          <w:sz w:val="24"/>
          <w:szCs w:val="24"/>
          <w:rPrChange w:id="274" w:author="Yang Liu" w:date="2020-08-09T20:41:00Z">
            <w:rPr>
              <w:rFonts w:ascii="Times New Roman" w:hAnsi="Times New Roman"/>
              <w:b/>
              <w:kern w:val="0"/>
              <w:sz w:val="24"/>
              <w:szCs w:val="24"/>
            </w:rPr>
          </w:rPrChange>
        </w:rPr>
        <w:t>Materials and methods</w:t>
      </w:r>
    </w:p>
    <w:p w14:paraId="2EC6639D" w14:textId="77777777" w:rsidR="000934F5" w:rsidRPr="00B54640" w:rsidRDefault="000934F5" w:rsidP="00C77B63">
      <w:pPr>
        <w:spacing w:line="480" w:lineRule="auto"/>
        <w:jc w:val="left"/>
        <w:rPr>
          <w:rFonts w:ascii="Garamond" w:hAnsi="Garamond"/>
          <w:b/>
          <w:kern w:val="0"/>
          <w:sz w:val="24"/>
          <w:szCs w:val="24"/>
          <w:rPrChange w:id="275" w:author="Yang Liu" w:date="2020-08-09T20:41:00Z">
            <w:rPr>
              <w:rFonts w:ascii="Times New Roman" w:hAnsi="Times New Roman"/>
              <w:b/>
              <w:kern w:val="0"/>
              <w:sz w:val="24"/>
              <w:szCs w:val="24"/>
            </w:rPr>
          </w:rPrChange>
        </w:rPr>
      </w:pPr>
      <w:r w:rsidRPr="00B54640">
        <w:rPr>
          <w:rFonts w:ascii="Garamond" w:hAnsi="Garamond"/>
          <w:b/>
          <w:kern w:val="0"/>
          <w:sz w:val="24"/>
          <w:szCs w:val="24"/>
          <w:rPrChange w:id="276" w:author="Yang Liu" w:date="2020-08-09T20:41:00Z">
            <w:rPr>
              <w:rFonts w:ascii="Times New Roman" w:hAnsi="Times New Roman"/>
              <w:b/>
              <w:kern w:val="0"/>
              <w:sz w:val="24"/>
              <w:szCs w:val="24"/>
            </w:rPr>
          </w:rPrChange>
        </w:rPr>
        <w:t>Key Terminologies</w:t>
      </w:r>
    </w:p>
    <w:p w14:paraId="0BE8478B" w14:textId="77777777" w:rsidR="000934F5" w:rsidRPr="00B54640" w:rsidRDefault="000934F5" w:rsidP="00C77B63">
      <w:pPr>
        <w:spacing w:line="480" w:lineRule="auto"/>
        <w:jc w:val="left"/>
        <w:rPr>
          <w:rFonts w:ascii="Garamond" w:hAnsi="Garamond"/>
          <w:kern w:val="0"/>
          <w:sz w:val="24"/>
          <w:szCs w:val="24"/>
          <w:rPrChange w:id="277" w:author="Yang Liu" w:date="2020-08-09T20:41:00Z">
            <w:rPr>
              <w:rFonts w:ascii="Times New Roman" w:hAnsi="Times New Roman"/>
              <w:kern w:val="0"/>
              <w:sz w:val="24"/>
              <w:szCs w:val="24"/>
            </w:rPr>
          </w:rPrChange>
        </w:rPr>
      </w:pPr>
      <w:r w:rsidRPr="00B54640">
        <w:rPr>
          <w:rFonts w:ascii="Garamond" w:hAnsi="Garamond"/>
          <w:kern w:val="0"/>
          <w:sz w:val="24"/>
          <w:szCs w:val="24"/>
          <w:rPrChange w:id="278" w:author="Yang Liu" w:date="2020-08-09T20:41:00Z">
            <w:rPr>
              <w:rFonts w:ascii="Times New Roman" w:hAnsi="Times New Roman"/>
              <w:kern w:val="0"/>
              <w:sz w:val="24"/>
              <w:szCs w:val="24"/>
            </w:rPr>
          </w:rPrChange>
        </w:rPr>
        <w:t>In mainland China, a public health emergency event (PHEE) of HFMD is defined as an outbreak involving10 or more cases in a unit such as a kindergarten and primary school or involving 5 or more cases in a village or a community during a seven-day window. In this study, we selected PHEE outbreaks using the ten-case threshold to reduce numeric noises.</w:t>
      </w:r>
    </w:p>
    <w:p w14:paraId="690D5A3D" w14:textId="77777777" w:rsidR="000934F5" w:rsidRPr="00B54640" w:rsidRDefault="000934F5" w:rsidP="00C77B63">
      <w:pPr>
        <w:spacing w:line="480" w:lineRule="auto"/>
        <w:jc w:val="left"/>
        <w:rPr>
          <w:rFonts w:ascii="Garamond" w:hAnsi="Garamond"/>
          <w:kern w:val="0"/>
          <w:sz w:val="24"/>
          <w:szCs w:val="24"/>
          <w:rPrChange w:id="279" w:author="Yang Liu" w:date="2020-08-09T20:41:00Z">
            <w:rPr>
              <w:rFonts w:ascii="Times New Roman" w:hAnsi="Times New Roman"/>
              <w:kern w:val="0"/>
              <w:sz w:val="24"/>
              <w:szCs w:val="24"/>
            </w:rPr>
          </w:rPrChange>
        </w:rPr>
      </w:pPr>
    </w:p>
    <w:p w14:paraId="404BBF96" w14:textId="77777777" w:rsidR="000934F5" w:rsidRPr="00B54640" w:rsidRDefault="000934F5" w:rsidP="00C77B63">
      <w:pPr>
        <w:spacing w:line="480" w:lineRule="auto"/>
        <w:jc w:val="left"/>
        <w:rPr>
          <w:rFonts w:ascii="Garamond" w:hAnsi="Garamond"/>
          <w:kern w:val="0"/>
          <w:sz w:val="24"/>
          <w:szCs w:val="24"/>
          <w:rPrChange w:id="280" w:author="Yang Liu" w:date="2020-08-09T20:41:00Z">
            <w:rPr>
              <w:rFonts w:ascii="Times New Roman" w:hAnsi="Times New Roman"/>
              <w:kern w:val="0"/>
              <w:sz w:val="24"/>
              <w:szCs w:val="24"/>
            </w:rPr>
          </w:rPrChange>
        </w:rPr>
      </w:pPr>
      <w:r w:rsidRPr="00B54640">
        <w:rPr>
          <w:rFonts w:ascii="Garamond" w:hAnsi="Garamond"/>
          <w:kern w:val="0"/>
          <w:sz w:val="24"/>
          <w:szCs w:val="24"/>
          <w:rPrChange w:id="281" w:author="Yang Liu" w:date="2020-08-09T20:41:00Z">
            <w:rPr>
              <w:rFonts w:ascii="Times New Roman" w:hAnsi="Times New Roman"/>
              <w:kern w:val="0"/>
              <w:sz w:val="24"/>
              <w:szCs w:val="24"/>
            </w:rPr>
          </w:rPrChange>
        </w:rPr>
        <w:t xml:space="preserve">The initial growing phase (IGPs) refers to the period from the onset of the primary case </w:t>
      </w:r>
      <w:r w:rsidRPr="00B54640">
        <w:rPr>
          <w:rFonts w:ascii="Garamond" w:hAnsi="Garamond"/>
          <w:kern w:val="0"/>
          <w:sz w:val="24"/>
          <w:szCs w:val="24"/>
          <w:rPrChange w:id="282" w:author="Yang Liu" w:date="2020-08-09T20:41:00Z">
            <w:rPr>
              <w:rFonts w:ascii="Times New Roman" w:hAnsi="Times New Roman"/>
              <w:kern w:val="0"/>
              <w:sz w:val="24"/>
              <w:szCs w:val="24"/>
            </w:rPr>
          </w:rPrChange>
        </w:rPr>
        <w:lastRenderedPageBreak/>
        <w:t xml:space="preserve">to the date when the number of newly affected cases have peaked or plateaued </w:t>
      </w:r>
      <w:del w:id="283" w:author="Yang Liu" w:date="2020-08-07T18:17:00Z">
        <w:r w:rsidRPr="00B54640" w:rsidDel="00AE7757">
          <w:rPr>
            <w:rFonts w:ascii="Garamond" w:hAnsi="Garamond"/>
            <w:kern w:val="0"/>
            <w:sz w:val="24"/>
            <w:szCs w:val="24"/>
            <w:rPrChange w:id="284" w:author="Yang Liu" w:date="2020-08-09T20:41:00Z">
              <w:rPr>
                <w:rFonts w:ascii="Times New Roman" w:hAnsi="Times New Roman" w:hint="eastAsia"/>
                <w:kern w:val="0"/>
                <w:sz w:val="24"/>
                <w:szCs w:val="24"/>
              </w:rPr>
            </w:rPrChange>
          </w:rPr>
          <w:delText>before</w:delText>
        </w:r>
      </w:del>
      <w:ins w:id="285" w:author="Yang Liu" w:date="2020-08-07T18:17:00Z">
        <w:r w:rsidR="00AE7757" w:rsidRPr="00B54640">
          <w:rPr>
            <w:rFonts w:ascii="Garamond" w:hAnsi="Garamond"/>
            <w:kern w:val="0"/>
            <w:sz w:val="24"/>
            <w:szCs w:val="24"/>
            <w:lang w:val="en-GB"/>
            <w:rPrChange w:id="286" w:author="Yang Liu" w:date="2020-08-09T20:41:00Z">
              <w:rPr>
                <w:rFonts w:ascii="Times New Roman" w:hAnsi="Times New Roman"/>
                <w:kern w:val="0"/>
                <w:sz w:val="24"/>
                <w:szCs w:val="24"/>
                <w:lang w:val="en-GB"/>
              </w:rPr>
            </w:rPrChange>
          </w:rPr>
          <w:t xml:space="preserve">or the date when public health </w:t>
        </w:r>
      </w:ins>
      <w:del w:id="287" w:author="Yang Liu" w:date="2020-08-07T18:17:00Z">
        <w:r w:rsidRPr="00B54640" w:rsidDel="00AE7757">
          <w:rPr>
            <w:rFonts w:ascii="Garamond" w:hAnsi="Garamond"/>
            <w:kern w:val="0"/>
            <w:sz w:val="24"/>
            <w:szCs w:val="24"/>
            <w:rPrChange w:id="288" w:author="Yang Liu" w:date="2020-08-09T20:41:00Z">
              <w:rPr>
                <w:rFonts w:ascii="Times New Roman" w:hAnsi="Times New Roman" w:hint="eastAsia"/>
                <w:kern w:val="0"/>
                <w:sz w:val="24"/>
                <w:szCs w:val="24"/>
              </w:rPr>
            </w:rPrChange>
          </w:rPr>
          <w:delText xml:space="preserve"> </w:delText>
        </w:r>
      </w:del>
      <w:r w:rsidRPr="00B54640">
        <w:rPr>
          <w:rFonts w:ascii="Garamond" w:hAnsi="Garamond"/>
          <w:kern w:val="0"/>
          <w:sz w:val="24"/>
          <w:szCs w:val="24"/>
          <w:rPrChange w:id="289" w:author="Yang Liu" w:date="2020-08-09T20:41:00Z">
            <w:rPr>
              <w:rFonts w:ascii="Times New Roman" w:hAnsi="Times New Roman"/>
              <w:kern w:val="0"/>
              <w:sz w:val="24"/>
              <w:szCs w:val="24"/>
            </w:rPr>
          </w:rPrChange>
        </w:rPr>
        <w:t>measures</w:t>
      </w:r>
      <w:del w:id="290" w:author="Yang Liu" w:date="2020-08-07T18:17:00Z">
        <w:r w:rsidRPr="00B54640" w:rsidDel="00AE7757">
          <w:rPr>
            <w:rFonts w:ascii="Garamond" w:hAnsi="Garamond"/>
            <w:kern w:val="0"/>
            <w:sz w:val="24"/>
            <w:szCs w:val="24"/>
            <w:rPrChange w:id="291" w:author="Yang Liu" w:date="2020-08-09T20:41:00Z">
              <w:rPr>
                <w:rFonts w:ascii="Times New Roman" w:hAnsi="Times New Roman"/>
                <w:kern w:val="0"/>
                <w:sz w:val="24"/>
                <w:szCs w:val="24"/>
              </w:rPr>
            </w:rPrChange>
          </w:rPr>
          <w:delText xml:space="preserve"> aimed at the ongoing outbreak</w:delText>
        </w:r>
      </w:del>
      <w:r w:rsidRPr="00B54640">
        <w:rPr>
          <w:rFonts w:ascii="Garamond" w:hAnsi="Garamond"/>
          <w:kern w:val="0"/>
          <w:sz w:val="24"/>
          <w:szCs w:val="24"/>
          <w:rPrChange w:id="292" w:author="Yang Liu" w:date="2020-08-09T20:41:00Z">
            <w:rPr>
              <w:rFonts w:ascii="Times New Roman" w:hAnsi="Times New Roman"/>
              <w:kern w:val="0"/>
              <w:sz w:val="24"/>
              <w:szCs w:val="24"/>
            </w:rPr>
          </w:rPrChange>
        </w:rPr>
        <w:t xml:space="preserve"> were put in action</w:t>
      </w:r>
      <w:ins w:id="293" w:author="Yang Liu" w:date="2020-08-07T18:17:00Z">
        <w:r w:rsidR="00AE7757" w:rsidRPr="00B54640">
          <w:rPr>
            <w:rFonts w:ascii="Garamond" w:hAnsi="Garamond"/>
            <w:kern w:val="0"/>
            <w:sz w:val="24"/>
            <w:szCs w:val="24"/>
            <w:rPrChange w:id="294" w:author="Yang Liu" w:date="2020-08-09T20:41:00Z">
              <w:rPr>
                <w:rFonts w:ascii="Times New Roman" w:hAnsi="Times New Roman"/>
                <w:kern w:val="0"/>
                <w:sz w:val="24"/>
                <w:szCs w:val="24"/>
              </w:rPr>
            </w:rPrChange>
          </w:rPr>
          <w:t>, whichever occurred first</w:t>
        </w:r>
      </w:ins>
      <w:r w:rsidRPr="00B54640">
        <w:rPr>
          <w:rFonts w:ascii="Garamond" w:hAnsi="Garamond"/>
          <w:kern w:val="0"/>
          <w:sz w:val="24"/>
          <w:szCs w:val="24"/>
          <w:rPrChange w:id="295" w:author="Yang Liu" w:date="2020-08-09T20:41:00Z">
            <w:rPr>
              <w:rFonts w:ascii="Times New Roman" w:hAnsi="Times New Roman"/>
              <w:kern w:val="0"/>
              <w:sz w:val="24"/>
              <w:szCs w:val="24"/>
            </w:rPr>
          </w:rPrChange>
        </w:rPr>
        <w:t>.</w:t>
      </w:r>
      <w:del w:id="296" w:author="Yang Liu" w:date="2020-08-07T18:16:00Z">
        <w:r w:rsidRPr="00B54640" w:rsidDel="009E64E5">
          <w:rPr>
            <w:rFonts w:ascii="Garamond" w:hAnsi="Garamond"/>
            <w:kern w:val="0"/>
            <w:sz w:val="24"/>
            <w:szCs w:val="24"/>
            <w:rPrChange w:id="297" w:author="Yang Liu" w:date="2020-08-09T20:41:00Z">
              <w:rPr>
                <w:rFonts w:ascii="Times New Roman" w:hAnsi="Times New Roman"/>
                <w:kern w:val="0"/>
                <w:sz w:val="24"/>
                <w:szCs w:val="24"/>
              </w:rPr>
            </w:rPrChange>
          </w:rPr>
          <w:delText xml:space="preserve"> This study only includes outbreaks with visually identifiable IGPs.</w:delText>
        </w:r>
      </w:del>
    </w:p>
    <w:p w14:paraId="3501A6C6" w14:textId="77777777" w:rsidR="003F5A0C" w:rsidRPr="00B54640" w:rsidRDefault="003F5A0C" w:rsidP="00C77B63">
      <w:pPr>
        <w:spacing w:line="480" w:lineRule="auto"/>
        <w:rPr>
          <w:ins w:id="298" w:author="Yang Liu" w:date="2020-08-07T17:43:00Z"/>
          <w:rFonts w:ascii="Garamond" w:hAnsi="Garamond"/>
          <w:b/>
          <w:kern w:val="0"/>
          <w:sz w:val="24"/>
          <w:szCs w:val="24"/>
          <w:rPrChange w:id="299" w:author="Yang Liu" w:date="2020-08-09T20:41:00Z">
            <w:rPr>
              <w:ins w:id="300" w:author="Yang Liu" w:date="2020-08-07T17:43:00Z"/>
              <w:rFonts w:ascii="Times New Roman" w:hAnsi="Times New Roman"/>
              <w:b/>
              <w:kern w:val="0"/>
              <w:sz w:val="24"/>
              <w:szCs w:val="24"/>
            </w:rPr>
          </w:rPrChange>
        </w:rPr>
      </w:pPr>
    </w:p>
    <w:p w14:paraId="1B67C622" w14:textId="77777777" w:rsidR="000934F5" w:rsidRPr="00B54640" w:rsidRDefault="000934F5" w:rsidP="00C77B63">
      <w:pPr>
        <w:spacing w:line="480" w:lineRule="auto"/>
        <w:rPr>
          <w:rFonts w:ascii="Garamond" w:hAnsi="Garamond"/>
          <w:b/>
          <w:kern w:val="0"/>
          <w:sz w:val="24"/>
          <w:szCs w:val="24"/>
          <w:rPrChange w:id="301" w:author="Yang Liu" w:date="2020-08-09T20:41:00Z">
            <w:rPr>
              <w:rFonts w:ascii="Times New Roman" w:hAnsi="Times New Roman"/>
              <w:b/>
              <w:kern w:val="0"/>
              <w:sz w:val="24"/>
              <w:szCs w:val="24"/>
            </w:rPr>
          </w:rPrChange>
        </w:rPr>
      </w:pPr>
      <w:r w:rsidRPr="00B54640">
        <w:rPr>
          <w:rFonts w:ascii="Garamond" w:hAnsi="Garamond"/>
          <w:b/>
          <w:kern w:val="0"/>
          <w:sz w:val="24"/>
          <w:szCs w:val="24"/>
          <w:rPrChange w:id="302" w:author="Yang Liu" w:date="2020-08-09T20:41:00Z">
            <w:rPr>
              <w:rFonts w:ascii="Times New Roman" w:hAnsi="Times New Roman"/>
              <w:b/>
              <w:kern w:val="0"/>
              <w:sz w:val="24"/>
              <w:szCs w:val="24"/>
            </w:rPr>
          </w:rPrChange>
        </w:rPr>
        <w:t>Surveillance Systems</w:t>
      </w:r>
    </w:p>
    <w:p w14:paraId="7728D5C6" w14:textId="77777777" w:rsidR="000934F5" w:rsidRPr="00B54640" w:rsidRDefault="000934F5" w:rsidP="00C77B63">
      <w:pPr>
        <w:spacing w:line="480" w:lineRule="auto"/>
        <w:rPr>
          <w:rFonts w:ascii="Garamond" w:hAnsi="Garamond"/>
          <w:kern w:val="0"/>
          <w:sz w:val="24"/>
          <w:szCs w:val="24"/>
          <w:rPrChange w:id="303" w:author="Yang Liu" w:date="2020-08-09T20:41:00Z">
            <w:rPr>
              <w:rFonts w:ascii="Times New Roman" w:hAnsi="Times New Roman"/>
              <w:kern w:val="0"/>
              <w:sz w:val="24"/>
              <w:szCs w:val="24"/>
            </w:rPr>
          </w:rPrChange>
        </w:rPr>
      </w:pPr>
      <w:r w:rsidRPr="00B54640">
        <w:rPr>
          <w:rFonts w:ascii="Garamond" w:hAnsi="Garamond"/>
          <w:kern w:val="0"/>
          <w:sz w:val="24"/>
          <w:szCs w:val="24"/>
          <w:rPrChange w:id="304" w:author="Yang Liu" w:date="2020-08-09T20:41:00Z">
            <w:rPr>
              <w:rFonts w:ascii="Times New Roman" w:hAnsi="Times New Roman"/>
              <w:kern w:val="0"/>
              <w:sz w:val="24"/>
              <w:szCs w:val="24"/>
            </w:rPr>
          </w:rPrChange>
        </w:rPr>
        <w:t>HFMD has been classified as a “notifiable infectious disease” in mainland China since 2008.</w:t>
      </w:r>
      <w:ins w:id="305" w:author="Yang Liu" w:date="2020-08-07T16:54:00Z">
        <w:r w:rsidR="004F5F65" w:rsidRPr="00B54640">
          <w:rPr>
            <w:rFonts w:ascii="Garamond" w:hAnsi="Garamond"/>
            <w:kern w:val="0"/>
            <w:sz w:val="24"/>
            <w:szCs w:val="24"/>
            <w:rPrChange w:id="306" w:author="Yang Liu" w:date="2020-08-09T20:41:00Z">
              <w:rPr>
                <w:rFonts w:ascii="Times New Roman" w:hAnsi="Times New Roman"/>
                <w:kern w:val="0"/>
                <w:sz w:val="24"/>
                <w:szCs w:val="24"/>
              </w:rPr>
            </w:rPrChange>
          </w:rPr>
          <w:t xml:space="preserve"> </w:t>
        </w:r>
      </w:ins>
      <w:r w:rsidRPr="00B54640">
        <w:rPr>
          <w:rFonts w:ascii="Garamond" w:hAnsi="Garamond"/>
          <w:kern w:val="0"/>
          <w:sz w:val="24"/>
          <w:szCs w:val="24"/>
          <w:rPrChange w:id="307" w:author="Yang Liu" w:date="2020-08-09T20:41:00Z">
            <w:rPr>
              <w:rFonts w:ascii="Times New Roman" w:hAnsi="Times New Roman"/>
              <w:kern w:val="0"/>
              <w:sz w:val="24"/>
              <w:szCs w:val="24"/>
            </w:rPr>
          </w:rPrChange>
        </w:rPr>
        <w:t>There are currently two systems for HFMD surveillance: (1) the National Notifiable Infectious Diseases Surveillance System (NN</w:t>
      </w:r>
      <w:ins w:id="308" w:author="Yang Liu" w:date="2020-08-07T16:54:00Z">
        <w:r w:rsidR="004F5F65" w:rsidRPr="00B54640">
          <w:rPr>
            <w:rFonts w:ascii="Garamond" w:hAnsi="Garamond"/>
            <w:kern w:val="0"/>
            <w:sz w:val="24"/>
            <w:szCs w:val="24"/>
            <w:rPrChange w:id="309" w:author="Yang Liu" w:date="2020-08-09T20:41:00Z">
              <w:rPr>
                <w:rFonts w:ascii="Times New Roman" w:hAnsi="Times New Roman"/>
                <w:kern w:val="0"/>
                <w:sz w:val="24"/>
                <w:szCs w:val="24"/>
              </w:rPr>
            </w:rPrChange>
          </w:rPr>
          <w:t>I</w:t>
        </w:r>
      </w:ins>
      <w:r w:rsidRPr="00B54640">
        <w:rPr>
          <w:rFonts w:ascii="Garamond" w:hAnsi="Garamond"/>
          <w:kern w:val="0"/>
          <w:sz w:val="24"/>
          <w:szCs w:val="24"/>
          <w:rPrChange w:id="310" w:author="Yang Liu" w:date="2020-08-09T20:41:00Z">
            <w:rPr>
              <w:rFonts w:ascii="Times New Roman" w:hAnsi="Times New Roman"/>
              <w:kern w:val="0"/>
              <w:sz w:val="24"/>
              <w:szCs w:val="24"/>
            </w:rPr>
          </w:rPrChange>
        </w:rPr>
        <w:t>DSS)</w:t>
      </w:r>
      <w:r w:rsidRPr="00B54640">
        <w:rPr>
          <w:rFonts w:ascii="Garamond" w:hAnsi="Garamond"/>
          <w:kern w:val="0"/>
          <w:sz w:val="24"/>
          <w:szCs w:val="24"/>
          <w:rPrChange w:id="311" w:author="Yang Liu" w:date="2020-08-09T20:41:00Z">
            <w:rPr>
              <w:rFonts w:ascii="Times New Roman" w:hAnsi="Times New Roman" w:hint="eastAsia"/>
              <w:kern w:val="0"/>
              <w:sz w:val="24"/>
              <w:szCs w:val="24"/>
            </w:rPr>
          </w:rPrChange>
        </w:rPr>
        <w:t xml:space="preserve">, </w:t>
      </w:r>
      <w:r w:rsidRPr="00B54640">
        <w:rPr>
          <w:rFonts w:ascii="Garamond" w:hAnsi="Garamond"/>
          <w:kern w:val="0"/>
          <w:sz w:val="24"/>
          <w:szCs w:val="24"/>
          <w:rPrChange w:id="312" w:author="Yang Liu" w:date="2020-08-09T20:41:00Z">
            <w:rPr>
              <w:rFonts w:ascii="Times New Roman" w:hAnsi="Times New Roman"/>
              <w:kern w:val="0"/>
              <w:sz w:val="24"/>
              <w:szCs w:val="24"/>
            </w:rPr>
          </w:rPrChange>
        </w:rPr>
        <w:t>a subsystem of the China Disease Prevention and Control Information System (CDPCIS)</w:t>
      </w:r>
      <w:ins w:id="313" w:author="Yang Liu" w:date="2020-08-07T16:54:00Z">
        <w:r w:rsidR="004F5F65" w:rsidRPr="00B54640">
          <w:rPr>
            <w:rFonts w:ascii="Garamond" w:hAnsi="Garamond"/>
            <w:kern w:val="0"/>
            <w:sz w:val="24"/>
            <w:szCs w:val="24"/>
            <w:rPrChange w:id="314" w:author="Yang Liu" w:date="2020-08-09T20:41:00Z">
              <w:rPr>
                <w:rFonts w:ascii="Times New Roman" w:hAnsi="Times New Roman"/>
                <w:kern w:val="0"/>
                <w:sz w:val="24"/>
                <w:szCs w:val="24"/>
              </w:rPr>
            </w:rPrChange>
          </w:rPr>
          <w:t>, which keeps track of patient information (e.</w:t>
        </w:r>
      </w:ins>
      <w:ins w:id="315" w:author="Yang Liu" w:date="2020-08-07T16:55:00Z">
        <w:r w:rsidR="004F5F65" w:rsidRPr="00B54640">
          <w:rPr>
            <w:rFonts w:ascii="Garamond" w:hAnsi="Garamond"/>
            <w:kern w:val="0"/>
            <w:sz w:val="24"/>
            <w:szCs w:val="24"/>
            <w:rPrChange w:id="316" w:author="Yang Liu" w:date="2020-08-09T20:41:00Z">
              <w:rPr>
                <w:rFonts w:ascii="Times New Roman" w:hAnsi="Times New Roman"/>
                <w:kern w:val="0"/>
                <w:sz w:val="24"/>
                <w:szCs w:val="24"/>
              </w:rPr>
            </w:rPrChange>
          </w:rPr>
          <w:t>g., clinical categorisation)</w:t>
        </w:r>
      </w:ins>
      <w:r w:rsidRPr="00B54640">
        <w:rPr>
          <w:rFonts w:ascii="Garamond" w:hAnsi="Garamond"/>
          <w:kern w:val="0"/>
          <w:sz w:val="24"/>
          <w:szCs w:val="24"/>
          <w:rPrChange w:id="317" w:author="Yang Liu" w:date="2020-08-09T20:41:00Z">
            <w:rPr>
              <w:rFonts w:ascii="Times New Roman" w:hAnsi="Times New Roman"/>
              <w:kern w:val="0"/>
              <w:sz w:val="24"/>
              <w:szCs w:val="24"/>
            </w:rPr>
          </w:rPrChange>
        </w:rPr>
        <w:t>; and (2) the National Public Health Emergency Event Surveillance System (PHEESS)</w:t>
      </w:r>
      <w:r w:rsidRPr="00B54640">
        <w:rPr>
          <w:rFonts w:ascii="Garamond" w:hAnsi="Garamond"/>
          <w:kern w:val="0"/>
          <w:sz w:val="24"/>
          <w:szCs w:val="24"/>
          <w:rPrChange w:id="318" w:author="Yang Liu" w:date="2020-08-09T20:41:00Z">
            <w:rPr>
              <w:rFonts w:ascii="Times New Roman" w:hAnsi="Times New Roman" w:hint="eastAsia"/>
              <w:kern w:val="0"/>
              <w:sz w:val="24"/>
              <w:szCs w:val="24"/>
            </w:rPr>
          </w:rPrChange>
        </w:rPr>
        <w:t xml:space="preserve">, </w:t>
      </w:r>
      <w:r w:rsidRPr="00B54640">
        <w:rPr>
          <w:rFonts w:ascii="Garamond" w:hAnsi="Garamond"/>
          <w:kern w:val="0"/>
          <w:sz w:val="24"/>
          <w:szCs w:val="24"/>
          <w:rPrChange w:id="319" w:author="Yang Liu" w:date="2020-08-09T20:41:00Z">
            <w:rPr>
              <w:rFonts w:ascii="Times New Roman" w:hAnsi="Times New Roman"/>
              <w:kern w:val="0"/>
              <w:sz w:val="24"/>
              <w:szCs w:val="24"/>
            </w:rPr>
          </w:rPrChange>
        </w:rPr>
        <w:t>another subsystem of CDPCIS</w:t>
      </w:r>
      <w:ins w:id="320" w:author="Yang Liu" w:date="2020-08-07T16:55:00Z">
        <w:r w:rsidR="004F5F65" w:rsidRPr="00B54640">
          <w:rPr>
            <w:rFonts w:ascii="Garamond" w:hAnsi="Garamond"/>
            <w:kern w:val="0"/>
            <w:sz w:val="24"/>
            <w:szCs w:val="24"/>
            <w:rPrChange w:id="321" w:author="Yang Liu" w:date="2020-08-09T20:41:00Z">
              <w:rPr>
                <w:rFonts w:ascii="Times New Roman" w:hAnsi="Times New Roman"/>
                <w:kern w:val="0"/>
                <w:sz w:val="24"/>
                <w:szCs w:val="24"/>
              </w:rPr>
            </w:rPrChange>
          </w:rPr>
          <w:t>, which focuses on outbreak investigation</w:t>
        </w:r>
      </w:ins>
      <w:ins w:id="322" w:author="Yang Liu" w:date="2020-08-07T17:48:00Z">
        <w:r w:rsidR="003F5A0C" w:rsidRPr="00B54640">
          <w:rPr>
            <w:rFonts w:ascii="Garamond" w:hAnsi="Garamond"/>
            <w:kern w:val="0"/>
            <w:sz w:val="24"/>
            <w:szCs w:val="24"/>
            <w:rPrChange w:id="323" w:author="Yang Liu" w:date="2020-08-09T20:41:00Z">
              <w:rPr>
                <w:rFonts w:ascii="Times New Roman" w:hAnsi="Times New Roman"/>
                <w:kern w:val="0"/>
                <w:sz w:val="24"/>
                <w:szCs w:val="24"/>
              </w:rPr>
            </w:rPrChange>
          </w:rPr>
          <w:t xml:space="preserve"> (e.g., </w:t>
        </w:r>
      </w:ins>
      <w:ins w:id="324" w:author="Yang Liu" w:date="2020-08-07T17:49:00Z">
        <w:r w:rsidR="003F5A0C" w:rsidRPr="00B54640">
          <w:rPr>
            <w:rFonts w:ascii="Garamond" w:hAnsi="Garamond"/>
            <w:kern w:val="0"/>
            <w:sz w:val="24"/>
            <w:szCs w:val="24"/>
            <w:rPrChange w:id="325" w:author="Yang Liu" w:date="2020-08-09T20:41:00Z">
              <w:rPr>
                <w:rFonts w:ascii="Times New Roman" w:hAnsi="Times New Roman"/>
                <w:kern w:val="0"/>
                <w:sz w:val="24"/>
                <w:szCs w:val="24"/>
              </w:rPr>
            </w:rPrChange>
          </w:rPr>
          <w:t xml:space="preserve">subtype, </w:t>
        </w:r>
      </w:ins>
      <w:ins w:id="326" w:author="Yang Liu" w:date="2020-08-07T17:48:00Z">
        <w:r w:rsidR="003F5A0C" w:rsidRPr="00B54640">
          <w:rPr>
            <w:rFonts w:ascii="Garamond" w:hAnsi="Garamond"/>
            <w:kern w:val="0"/>
            <w:sz w:val="24"/>
            <w:szCs w:val="24"/>
            <w:rPrChange w:id="327" w:author="Yang Liu" w:date="2020-08-09T20:41:00Z">
              <w:rPr>
                <w:rFonts w:ascii="Times New Roman" w:hAnsi="Times New Roman"/>
                <w:kern w:val="0"/>
                <w:sz w:val="24"/>
                <w:szCs w:val="24"/>
              </w:rPr>
            </w:rPrChange>
          </w:rPr>
          <w:t>number of total</w:t>
        </w:r>
      </w:ins>
      <w:ins w:id="328" w:author="Yang Liu" w:date="2020-08-07T17:49:00Z">
        <w:r w:rsidR="003F5A0C" w:rsidRPr="00B54640">
          <w:rPr>
            <w:rFonts w:ascii="Garamond" w:hAnsi="Garamond"/>
            <w:kern w:val="0"/>
            <w:sz w:val="24"/>
            <w:szCs w:val="24"/>
            <w:rPrChange w:id="329" w:author="Yang Liu" w:date="2020-08-09T20:41:00Z">
              <w:rPr>
                <w:rFonts w:ascii="Times New Roman" w:hAnsi="Times New Roman"/>
                <w:kern w:val="0"/>
                <w:sz w:val="24"/>
                <w:szCs w:val="24"/>
              </w:rPr>
            </w:rPrChange>
          </w:rPr>
          <w:t xml:space="preserve"> exposed individuals)</w:t>
        </w:r>
      </w:ins>
      <w:r w:rsidRPr="00B54640">
        <w:rPr>
          <w:rFonts w:ascii="Garamond" w:hAnsi="Garamond"/>
          <w:kern w:val="0"/>
          <w:sz w:val="24"/>
          <w:szCs w:val="24"/>
          <w:rPrChange w:id="330" w:author="Yang Liu" w:date="2020-08-09T20:41:00Z">
            <w:rPr>
              <w:rFonts w:ascii="Times New Roman" w:hAnsi="Times New Roman"/>
              <w:kern w:val="0"/>
              <w:sz w:val="24"/>
              <w:szCs w:val="24"/>
            </w:rPr>
          </w:rPrChange>
        </w:rPr>
        <w:t>.</w:t>
      </w:r>
      <w:ins w:id="331" w:author="Yang Liu" w:date="2020-08-07T16:56:00Z">
        <w:r w:rsidR="004F5F65" w:rsidRPr="00B54640">
          <w:rPr>
            <w:rFonts w:ascii="Garamond" w:hAnsi="Garamond"/>
            <w:kern w:val="0"/>
            <w:sz w:val="24"/>
            <w:szCs w:val="24"/>
            <w:rPrChange w:id="332" w:author="Yang Liu" w:date="2020-08-09T20:41:00Z">
              <w:rPr>
                <w:rFonts w:ascii="Times New Roman" w:hAnsi="Times New Roman"/>
                <w:kern w:val="0"/>
                <w:sz w:val="24"/>
                <w:szCs w:val="24"/>
              </w:rPr>
            </w:rPrChange>
          </w:rPr>
          <w:t xml:space="preserve"> We rely </w:t>
        </w:r>
      </w:ins>
      <w:ins w:id="333" w:author="Yang Liu" w:date="2020-08-07T17:42:00Z">
        <w:r w:rsidR="003F5A0C" w:rsidRPr="00B54640">
          <w:rPr>
            <w:rFonts w:ascii="Garamond" w:hAnsi="Garamond"/>
            <w:kern w:val="0"/>
            <w:sz w:val="24"/>
            <w:szCs w:val="24"/>
            <w:rPrChange w:id="334" w:author="Yang Liu" w:date="2020-08-09T20:41:00Z">
              <w:rPr>
                <w:rFonts w:ascii="Times New Roman" w:hAnsi="Times New Roman"/>
                <w:kern w:val="0"/>
                <w:sz w:val="24"/>
                <w:szCs w:val="24"/>
              </w:rPr>
            </w:rPrChange>
          </w:rPr>
          <w:t xml:space="preserve">on outbreak-specific </w:t>
        </w:r>
      </w:ins>
      <w:ins w:id="335" w:author="Yang Liu" w:date="2020-08-07T16:56:00Z">
        <w:r w:rsidR="004F5F65" w:rsidRPr="00B54640">
          <w:rPr>
            <w:rFonts w:ascii="Garamond" w:hAnsi="Garamond"/>
            <w:kern w:val="0"/>
            <w:sz w:val="24"/>
            <w:szCs w:val="24"/>
            <w:rPrChange w:id="336" w:author="Yang Liu" w:date="2020-08-09T20:41:00Z">
              <w:rPr>
                <w:rFonts w:ascii="Times New Roman" w:hAnsi="Times New Roman"/>
                <w:kern w:val="0"/>
                <w:sz w:val="24"/>
                <w:szCs w:val="24"/>
              </w:rPr>
            </w:rPrChange>
          </w:rPr>
          <w:t>data from PHEESS in</w:t>
        </w:r>
      </w:ins>
      <w:ins w:id="337" w:author="Yang Liu" w:date="2020-08-07T16:57:00Z">
        <w:r w:rsidR="004F5F65" w:rsidRPr="00B54640">
          <w:rPr>
            <w:rFonts w:ascii="Garamond" w:hAnsi="Garamond"/>
            <w:kern w:val="0"/>
            <w:sz w:val="24"/>
            <w:szCs w:val="24"/>
            <w:rPrChange w:id="338" w:author="Yang Liu" w:date="2020-08-09T20:41:00Z">
              <w:rPr>
                <w:rFonts w:ascii="Times New Roman" w:hAnsi="Times New Roman"/>
                <w:kern w:val="0"/>
                <w:sz w:val="24"/>
                <w:szCs w:val="24"/>
              </w:rPr>
            </w:rPrChange>
          </w:rPr>
          <w:t xml:space="preserve"> this study as it includes information </w:t>
        </w:r>
      </w:ins>
      <w:ins w:id="339" w:author="Yang Liu" w:date="2020-08-07T17:41:00Z">
        <w:r w:rsidR="003F5A0C" w:rsidRPr="00B54640">
          <w:rPr>
            <w:rFonts w:ascii="Garamond" w:hAnsi="Garamond"/>
            <w:kern w:val="0"/>
            <w:sz w:val="24"/>
            <w:szCs w:val="24"/>
            <w:rPrChange w:id="340" w:author="Yang Liu" w:date="2020-08-09T20:41:00Z">
              <w:rPr>
                <w:rFonts w:ascii="Times New Roman" w:hAnsi="Times New Roman"/>
                <w:kern w:val="0"/>
                <w:sz w:val="24"/>
                <w:szCs w:val="24"/>
              </w:rPr>
            </w:rPrChange>
          </w:rPr>
          <w:t>on the underlying</w:t>
        </w:r>
      </w:ins>
      <w:ins w:id="341" w:author="Yang Liu" w:date="2020-08-07T16:58:00Z">
        <w:r w:rsidR="004F5F65" w:rsidRPr="00B54640">
          <w:rPr>
            <w:rFonts w:ascii="Garamond" w:hAnsi="Garamond"/>
            <w:kern w:val="0"/>
            <w:sz w:val="24"/>
            <w:szCs w:val="24"/>
            <w:rPrChange w:id="342" w:author="Yang Liu" w:date="2020-08-09T20:41:00Z">
              <w:rPr>
                <w:rFonts w:ascii="Times New Roman" w:hAnsi="Times New Roman"/>
                <w:kern w:val="0"/>
                <w:sz w:val="24"/>
                <w:szCs w:val="24"/>
              </w:rPr>
            </w:rPrChange>
          </w:rPr>
          <w:t xml:space="preserve"> outbreak characteristics.</w:t>
        </w:r>
      </w:ins>
      <w:ins w:id="343" w:author="Yang Liu" w:date="2020-08-07T17:42:00Z">
        <w:r w:rsidR="003F5A0C" w:rsidRPr="00B54640">
          <w:rPr>
            <w:rFonts w:ascii="Garamond" w:hAnsi="Garamond"/>
            <w:kern w:val="0"/>
            <w:sz w:val="24"/>
            <w:szCs w:val="24"/>
            <w:rPrChange w:id="344" w:author="Yang Liu" w:date="2020-08-09T20:41:00Z">
              <w:rPr>
                <w:rFonts w:ascii="Times New Roman" w:hAnsi="Times New Roman"/>
                <w:kern w:val="0"/>
                <w:sz w:val="24"/>
                <w:szCs w:val="24"/>
              </w:rPr>
            </w:rPrChange>
          </w:rPr>
          <w:t xml:space="preserve"> This is consistent with </w:t>
        </w:r>
        <w:commentRangeStart w:id="345"/>
        <w:r w:rsidR="003F5A0C" w:rsidRPr="00B54640">
          <w:rPr>
            <w:rFonts w:ascii="Garamond" w:hAnsi="Garamond"/>
            <w:kern w:val="0"/>
            <w:sz w:val="24"/>
            <w:szCs w:val="24"/>
            <w:rPrChange w:id="346" w:author="Yang Liu" w:date="2020-08-09T20:41:00Z">
              <w:rPr>
                <w:rFonts w:ascii="Times New Roman" w:hAnsi="Times New Roman"/>
                <w:kern w:val="0"/>
                <w:sz w:val="24"/>
                <w:szCs w:val="24"/>
              </w:rPr>
            </w:rPrChange>
          </w:rPr>
          <w:t xml:space="preserve">XXXX </w:t>
        </w:r>
        <w:commentRangeEnd w:id="345"/>
        <w:r w:rsidR="003F5A0C" w:rsidRPr="00B54640">
          <w:rPr>
            <w:rStyle w:val="CommentReference"/>
            <w:rFonts w:ascii="Garamond" w:hAnsi="Garamond"/>
            <w:rPrChange w:id="347" w:author="Yang Liu" w:date="2020-08-09T20:41:00Z">
              <w:rPr>
                <w:rStyle w:val="CommentReference"/>
              </w:rPr>
            </w:rPrChange>
          </w:rPr>
          <w:commentReference w:id="345"/>
        </w:r>
        <w:r w:rsidR="003F5A0C" w:rsidRPr="00B54640">
          <w:rPr>
            <w:rFonts w:ascii="Garamond" w:hAnsi="Garamond"/>
            <w:kern w:val="0"/>
            <w:sz w:val="24"/>
            <w:szCs w:val="24"/>
            <w:rPrChange w:id="348" w:author="Yang Liu" w:date="2020-08-09T20:41:00Z">
              <w:rPr>
                <w:rFonts w:ascii="Times New Roman" w:hAnsi="Times New Roman"/>
                <w:kern w:val="0"/>
                <w:sz w:val="24"/>
                <w:szCs w:val="24"/>
              </w:rPr>
            </w:rPrChange>
          </w:rPr>
          <w:t xml:space="preserve">and XXXX. </w:t>
        </w:r>
      </w:ins>
      <w:del w:id="349" w:author="Yang Liu" w:date="2020-08-07T16:56:00Z">
        <w:r w:rsidRPr="00B54640" w:rsidDel="004F5F65">
          <w:rPr>
            <w:rFonts w:ascii="Garamond" w:hAnsi="Garamond"/>
            <w:kern w:val="0"/>
            <w:sz w:val="24"/>
            <w:szCs w:val="24"/>
            <w:rPrChange w:id="350" w:author="Yang Liu" w:date="2020-08-09T20:41:00Z">
              <w:rPr>
                <w:rFonts w:ascii="Times New Roman" w:hAnsi="Times New Roman"/>
                <w:kern w:val="0"/>
                <w:sz w:val="24"/>
                <w:szCs w:val="24"/>
              </w:rPr>
            </w:rPrChange>
          </w:rPr>
          <w:delText xml:space="preserve"> </w:delText>
        </w:r>
      </w:del>
      <w:del w:id="351" w:author="Yang Liu" w:date="2020-08-07T16:55:00Z">
        <w:r w:rsidRPr="00B54640" w:rsidDel="004F5F65">
          <w:rPr>
            <w:rFonts w:ascii="Garamond" w:hAnsi="Garamond"/>
            <w:kern w:val="0"/>
            <w:sz w:val="24"/>
            <w:szCs w:val="24"/>
            <w:rPrChange w:id="352" w:author="Yang Liu" w:date="2020-08-09T20:41:00Z">
              <w:rPr>
                <w:rFonts w:ascii="Times New Roman" w:hAnsi="Times New Roman"/>
                <w:kern w:val="0"/>
                <w:sz w:val="24"/>
                <w:szCs w:val="24"/>
              </w:rPr>
            </w:rPrChange>
          </w:rPr>
          <w:delText>Data from both surveillance systems are used in this study.</w:delText>
        </w:r>
      </w:del>
    </w:p>
    <w:p w14:paraId="749DFB72" w14:textId="77777777" w:rsidR="000934F5" w:rsidRPr="00B54640" w:rsidRDefault="000934F5" w:rsidP="00C77B63">
      <w:pPr>
        <w:spacing w:line="480" w:lineRule="auto"/>
        <w:rPr>
          <w:rFonts w:ascii="Garamond" w:hAnsi="Garamond"/>
          <w:kern w:val="0"/>
          <w:sz w:val="24"/>
          <w:szCs w:val="24"/>
          <w:rPrChange w:id="353" w:author="Yang Liu" w:date="2020-08-09T20:41:00Z">
            <w:rPr>
              <w:rFonts w:ascii="Times New Roman" w:hAnsi="Times New Roman"/>
              <w:kern w:val="0"/>
              <w:sz w:val="24"/>
              <w:szCs w:val="24"/>
            </w:rPr>
          </w:rPrChange>
        </w:rPr>
      </w:pPr>
    </w:p>
    <w:p w14:paraId="6BC4419E" w14:textId="77777777" w:rsidR="000934F5" w:rsidRPr="00B54640" w:rsidRDefault="000934F5" w:rsidP="00C77B63">
      <w:pPr>
        <w:spacing w:line="480" w:lineRule="auto"/>
        <w:rPr>
          <w:rFonts w:ascii="Garamond" w:hAnsi="Garamond"/>
          <w:b/>
          <w:kern w:val="0"/>
          <w:sz w:val="24"/>
          <w:szCs w:val="24"/>
          <w:rPrChange w:id="354" w:author="Yang Liu" w:date="2020-08-09T20:41:00Z">
            <w:rPr>
              <w:rFonts w:ascii="Times New Roman" w:hAnsi="Times New Roman"/>
              <w:b/>
              <w:kern w:val="0"/>
              <w:sz w:val="24"/>
              <w:szCs w:val="24"/>
            </w:rPr>
          </w:rPrChange>
        </w:rPr>
      </w:pPr>
      <w:r w:rsidRPr="00B54640">
        <w:rPr>
          <w:rFonts w:ascii="Garamond" w:hAnsi="Garamond"/>
          <w:b/>
          <w:kern w:val="0"/>
          <w:sz w:val="24"/>
          <w:szCs w:val="24"/>
          <w:rPrChange w:id="355" w:author="Yang Liu" w:date="2020-08-09T20:41:00Z">
            <w:rPr>
              <w:rFonts w:ascii="Times New Roman" w:hAnsi="Times New Roman"/>
              <w:b/>
              <w:kern w:val="0"/>
              <w:sz w:val="24"/>
              <w:szCs w:val="24"/>
            </w:rPr>
          </w:rPrChange>
        </w:rPr>
        <w:t>Data collection</w:t>
      </w:r>
    </w:p>
    <w:p w14:paraId="63163851" w14:textId="02498CEC" w:rsidR="000934F5" w:rsidRPr="00B54640" w:rsidRDefault="000934F5" w:rsidP="00C77B63">
      <w:pPr>
        <w:spacing w:line="480" w:lineRule="auto"/>
        <w:rPr>
          <w:rFonts w:ascii="Garamond" w:hAnsi="Garamond"/>
          <w:kern w:val="0"/>
          <w:sz w:val="24"/>
          <w:szCs w:val="24"/>
          <w:rPrChange w:id="356" w:author="Yang Liu" w:date="2020-08-09T20:41:00Z">
            <w:rPr>
              <w:rFonts w:ascii="Times New Roman" w:hAnsi="Times New Roman"/>
              <w:kern w:val="0"/>
              <w:sz w:val="24"/>
              <w:szCs w:val="24"/>
            </w:rPr>
          </w:rPrChange>
        </w:rPr>
      </w:pPr>
      <w:r w:rsidRPr="00B54640">
        <w:rPr>
          <w:rFonts w:ascii="Garamond" w:hAnsi="Garamond"/>
          <w:kern w:val="0"/>
          <w:sz w:val="24"/>
          <w:szCs w:val="24"/>
          <w:rPrChange w:id="357" w:author="Yang Liu" w:date="2020-08-09T20:41:00Z">
            <w:rPr>
              <w:rFonts w:ascii="Times New Roman" w:hAnsi="Times New Roman"/>
              <w:kern w:val="0"/>
              <w:sz w:val="24"/>
              <w:szCs w:val="24"/>
            </w:rPr>
          </w:rPrChange>
        </w:rPr>
        <w:t>A retrospective review was conducted on HFMD outbreaks reported to PHEESS from 2011/01/01 to 2018/12/31. Outbreaks reported by the local Centers for Disease Prevention and Control</w:t>
      </w:r>
      <w:ins w:id="358" w:author="Yang Liu" w:date="2020-08-07T17:49:00Z">
        <w:r w:rsidR="003F5A0C" w:rsidRPr="00B54640">
          <w:rPr>
            <w:rFonts w:ascii="Garamond" w:hAnsi="Garamond"/>
            <w:kern w:val="0"/>
            <w:sz w:val="24"/>
            <w:szCs w:val="24"/>
            <w:rPrChange w:id="359" w:author="Yang Liu" w:date="2020-08-09T20:41:00Z">
              <w:rPr>
                <w:rFonts w:ascii="Times New Roman" w:hAnsi="Times New Roman"/>
                <w:kern w:val="0"/>
                <w:sz w:val="24"/>
                <w:szCs w:val="24"/>
              </w:rPr>
            </w:rPrChange>
          </w:rPr>
          <w:t xml:space="preserve"> </w:t>
        </w:r>
      </w:ins>
      <w:r w:rsidRPr="00B54640">
        <w:rPr>
          <w:rFonts w:ascii="Garamond" w:hAnsi="Garamond"/>
          <w:kern w:val="0"/>
          <w:sz w:val="24"/>
          <w:szCs w:val="24"/>
          <w:rPrChange w:id="360" w:author="Yang Liu" w:date="2020-08-09T20:41:00Z">
            <w:rPr>
              <w:rFonts w:ascii="Times New Roman" w:hAnsi="Times New Roman"/>
              <w:kern w:val="0"/>
              <w:sz w:val="24"/>
              <w:szCs w:val="24"/>
            </w:rPr>
          </w:rPrChange>
        </w:rPr>
        <w:t>(CDCs) to the web-based PHEESS</w:t>
      </w:r>
      <w:ins w:id="361" w:author="Yang Liu" w:date="2020-08-07T18:01:00Z">
        <w:r w:rsidR="00CD7F65" w:rsidRPr="00B54640">
          <w:rPr>
            <w:rFonts w:ascii="Garamond" w:hAnsi="Garamond"/>
            <w:kern w:val="0"/>
            <w:sz w:val="24"/>
            <w:szCs w:val="24"/>
            <w:rPrChange w:id="362" w:author="Yang Liu" w:date="2020-08-09T20:41:00Z">
              <w:rPr>
                <w:rFonts w:ascii="Times New Roman" w:hAnsi="Times New Roman"/>
                <w:kern w:val="0"/>
                <w:sz w:val="24"/>
                <w:szCs w:val="24"/>
              </w:rPr>
            </w:rPrChange>
          </w:rPr>
          <w:t xml:space="preserve"> through a structured database</w:t>
        </w:r>
      </w:ins>
      <w:r w:rsidRPr="00B54640">
        <w:rPr>
          <w:rFonts w:ascii="Garamond" w:hAnsi="Garamond"/>
          <w:kern w:val="0"/>
          <w:sz w:val="24"/>
          <w:szCs w:val="24"/>
          <w:rPrChange w:id="363" w:author="Yang Liu" w:date="2020-08-09T20:41:00Z">
            <w:rPr>
              <w:rFonts w:ascii="Times New Roman" w:hAnsi="Times New Roman"/>
              <w:kern w:val="0"/>
              <w:sz w:val="24"/>
              <w:szCs w:val="24"/>
            </w:rPr>
          </w:rPrChange>
        </w:rPr>
        <w:t xml:space="preserve"> </w:t>
      </w:r>
      <w:del w:id="364" w:author="Yang Liu" w:date="2020-08-07T18:01:00Z">
        <w:r w:rsidRPr="00B54640" w:rsidDel="00CD7F65">
          <w:rPr>
            <w:rFonts w:ascii="Garamond" w:hAnsi="Garamond"/>
            <w:kern w:val="0"/>
            <w:sz w:val="24"/>
            <w:szCs w:val="24"/>
            <w:rPrChange w:id="365" w:author="Yang Liu" w:date="2020-08-09T20:41:00Z">
              <w:rPr>
                <w:rFonts w:ascii="Times New Roman" w:hAnsi="Times New Roman"/>
                <w:kern w:val="0"/>
                <w:sz w:val="24"/>
                <w:szCs w:val="24"/>
              </w:rPr>
            </w:rPrChange>
          </w:rPr>
          <w:delText>include information on the onset dates of the</w:delText>
        </w:r>
      </w:del>
      <w:ins w:id="366" w:author="Yang Liu" w:date="2020-08-07T18:01:00Z">
        <w:r w:rsidR="00CD7F65" w:rsidRPr="00B54640">
          <w:rPr>
            <w:rFonts w:ascii="Garamond" w:hAnsi="Garamond"/>
            <w:kern w:val="0"/>
            <w:sz w:val="24"/>
            <w:szCs w:val="24"/>
            <w:rPrChange w:id="367" w:author="Yang Liu" w:date="2020-08-09T20:41:00Z">
              <w:rPr>
                <w:rFonts w:ascii="Times New Roman" w:hAnsi="Times New Roman"/>
                <w:kern w:val="0"/>
                <w:sz w:val="24"/>
                <w:szCs w:val="24"/>
              </w:rPr>
            </w:rPrChange>
          </w:rPr>
          <w:t>that include items including but not limited to the</w:t>
        </w:r>
      </w:ins>
      <w:r w:rsidRPr="00B54640">
        <w:rPr>
          <w:rFonts w:ascii="Garamond" w:hAnsi="Garamond"/>
          <w:kern w:val="0"/>
          <w:sz w:val="24"/>
          <w:szCs w:val="24"/>
          <w:rPrChange w:id="368" w:author="Yang Liu" w:date="2020-08-09T20:41:00Z">
            <w:rPr>
              <w:rFonts w:ascii="Times New Roman" w:hAnsi="Times New Roman"/>
              <w:kern w:val="0"/>
              <w:sz w:val="24"/>
              <w:szCs w:val="24"/>
            </w:rPr>
          </w:rPrChange>
        </w:rPr>
        <w:t xml:space="preserve"> </w:t>
      </w:r>
      <w:ins w:id="369" w:author="Yang Liu" w:date="2020-08-07T18:01:00Z">
        <w:r w:rsidR="00CD7F65" w:rsidRPr="00B54640">
          <w:rPr>
            <w:rFonts w:ascii="Garamond" w:hAnsi="Garamond"/>
            <w:kern w:val="0"/>
            <w:sz w:val="24"/>
            <w:szCs w:val="24"/>
            <w:rPrChange w:id="370" w:author="Yang Liu" w:date="2020-08-09T20:41:00Z">
              <w:rPr>
                <w:rFonts w:ascii="Times New Roman" w:hAnsi="Times New Roman"/>
                <w:kern w:val="0"/>
                <w:sz w:val="24"/>
                <w:szCs w:val="24"/>
              </w:rPr>
            </w:rPrChange>
          </w:rPr>
          <w:t xml:space="preserve">timing of </w:t>
        </w:r>
      </w:ins>
      <w:r w:rsidRPr="00B54640">
        <w:rPr>
          <w:rFonts w:ascii="Garamond" w:hAnsi="Garamond"/>
          <w:kern w:val="0"/>
          <w:sz w:val="24"/>
          <w:szCs w:val="24"/>
          <w:rPrChange w:id="371" w:author="Yang Liu" w:date="2020-08-09T20:41:00Z">
            <w:rPr>
              <w:rFonts w:ascii="Times New Roman" w:hAnsi="Times New Roman"/>
              <w:kern w:val="0"/>
              <w:sz w:val="24"/>
              <w:szCs w:val="24"/>
            </w:rPr>
          </w:rPrChange>
        </w:rPr>
        <w:t>first and last cases, location, number of the exposed and infected, and the death toll. Additional information could be found in the unstructured narratives</w:t>
      </w:r>
      <w:ins w:id="372" w:author="Yang Liu" w:date="2020-08-07T18:03:00Z">
        <w:r w:rsidR="007172AC" w:rsidRPr="00B54640">
          <w:rPr>
            <w:rFonts w:ascii="Garamond" w:hAnsi="Garamond"/>
            <w:kern w:val="0"/>
            <w:sz w:val="24"/>
            <w:szCs w:val="24"/>
            <w:rPrChange w:id="373" w:author="Yang Liu" w:date="2020-08-09T20:41:00Z">
              <w:rPr>
                <w:rFonts w:ascii="Times New Roman" w:hAnsi="Times New Roman"/>
                <w:kern w:val="0"/>
                <w:sz w:val="24"/>
                <w:szCs w:val="24"/>
              </w:rPr>
            </w:rPrChange>
          </w:rPr>
          <w:t xml:space="preserve"> </w:t>
        </w:r>
      </w:ins>
      <w:del w:id="374" w:author="Yang Liu" w:date="2020-08-07T18:09:00Z">
        <w:r w:rsidRPr="00B54640" w:rsidDel="007172AC">
          <w:rPr>
            <w:rFonts w:ascii="Garamond" w:hAnsi="Garamond"/>
            <w:kern w:val="0"/>
            <w:sz w:val="24"/>
            <w:szCs w:val="24"/>
            <w:rPrChange w:id="375" w:author="Yang Liu" w:date="2020-08-09T20:41:00Z">
              <w:rPr>
                <w:rFonts w:ascii="Times New Roman" w:hAnsi="Times New Roman"/>
                <w:kern w:val="0"/>
                <w:sz w:val="24"/>
                <w:szCs w:val="24"/>
              </w:rPr>
            </w:rPrChange>
          </w:rPr>
          <w:delText xml:space="preserve"> </w:delText>
        </w:r>
      </w:del>
      <w:del w:id="376" w:author="Yang Liu" w:date="2020-08-07T18:02:00Z">
        <w:r w:rsidRPr="00B54640" w:rsidDel="00CD7F65">
          <w:rPr>
            <w:rFonts w:ascii="Garamond" w:hAnsi="Garamond"/>
            <w:kern w:val="0"/>
            <w:sz w:val="24"/>
            <w:szCs w:val="24"/>
            <w:rPrChange w:id="377" w:author="Yang Liu" w:date="2020-08-09T20:41:00Z">
              <w:rPr>
                <w:rFonts w:ascii="Times New Roman" w:hAnsi="Times New Roman"/>
                <w:kern w:val="0"/>
                <w:sz w:val="24"/>
                <w:szCs w:val="24"/>
              </w:rPr>
            </w:rPrChange>
          </w:rPr>
          <w:delText>accompanying each</w:delText>
        </w:r>
      </w:del>
      <w:ins w:id="378" w:author="Yang Liu" w:date="2020-08-07T18:02:00Z">
        <w:r w:rsidR="00CD7F65" w:rsidRPr="00B54640">
          <w:rPr>
            <w:rFonts w:ascii="Garamond" w:hAnsi="Garamond"/>
            <w:kern w:val="0"/>
            <w:sz w:val="24"/>
            <w:szCs w:val="24"/>
            <w:rPrChange w:id="379" w:author="Yang Liu" w:date="2020-08-09T20:41:00Z">
              <w:rPr>
                <w:rFonts w:ascii="Times New Roman" w:hAnsi="Times New Roman"/>
                <w:kern w:val="0"/>
                <w:sz w:val="24"/>
                <w:szCs w:val="24"/>
              </w:rPr>
            </w:rPrChange>
          </w:rPr>
          <w:t>attached to the</w:t>
        </w:r>
      </w:ins>
      <w:r w:rsidRPr="00B54640">
        <w:rPr>
          <w:rFonts w:ascii="Garamond" w:hAnsi="Garamond"/>
          <w:kern w:val="0"/>
          <w:sz w:val="24"/>
          <w:szCs w:val="24"/>
          <w:rPrChange w:id="380" w:author="Yang Liu" w:date="2020-08-09T20:41:00Z">
            <w:rPr>
              <w:rFonts w:ascii="Times New Roman" w:hAnsi="Times New Roman"/>
              <w:kern w:val="0"/>
              <w:sz w:val="24"/>
              <w:szCs w:val="24"/>
            </w:rPr>
          </w:rPrChange>
        </w:rPr>
        <w:t xml:space="preserve"> PHEESS report</w:t>
      </w:r>
      <w:ins w:id="381" w:author="Yang Liu" w:date="2020-08-07T18:02:00Z">
        <w:r w:rsidR="00CD7F65" w:rsidRPr="00B54640">
          <w:rPr>
            <w:rFonts w:ascii="Garamond" w:hAnsi="Garamond"/>
            <w:kern w:val="0"/>
            <w:sz w:val="24"/>
            <w:szCs w:val="24"/>
            <w:rPrChange w:id="382" w:author="Yang Liu" w:date="2020-08-09T20:41:00Z">
              <w:rPr>
                <w:rFonts w:ascii="Times New Roman" w:hAnsi="Times New Roman"/>
                <w:kern w:val="0"/>
                <w:sz w:val="24"/>
                <w:szCs w:val="24"/>
              </w:rPr>
            </w:rPrChange>
          </w:rPr>
          <w:t>s</w:t>
        </w:r>
      </w:ins>
      <w:r w:rsidRPr="00B54640">
        <w:rPr>
          <w:rFonts w:ascii="Garamond" w:hAnsi="Garamond"/>
          <w:kern w:val="0"/>
          <w:sz w:val="24"/>
          <w:szCs w:val="24"/>
          <w:rPrChange w:id="383" w:author="Yang Liu" w:date="2020-08-09T20:41:00Z">
            <w:rPr>
              <w:rFonts w:ascii="Times New Roman" w:hAnsi="Times New Roman"/>
              <w:kern w:val="0"/>
              <w:sz w:val="24"/>
              <w:szCs w:val="24"/>
            </w:rPr>
          </w:rPrChange>
        </w:rPr>
        <w:t>, including the detailed epidemic curve</w:t>
      </w:r>
      <w:ins w:id="384" w:author="Yang Liu" w:date="2020-08-07T18:09:00Z">
        <w:r w:rsidR="007172AC" w:rsidRPr="00B54640">
          <w:rPr>
            <w:rFonts w:ascii="Garamond" w:hAnsi="Garamond"/>
            <w:kern w:val="0"/>
            <w:sz w:val="24"/>
            <w:szCs w:val="24"/>
            <w:rPrChange w:id="385" w:author="Yang Liu" w:date="2020-08-09T20:41:00Z">
              <w:rPr>
                <w:rFonts w:ascii="Times New Roman" w:hAnsi="Times New Roman"/>
                <w:kern w:val="0"/>
                <w:sz w:val="24"/>
                <w:szCs w:val="24"/>
              </w:rPr>
            </w:rPrChange>
          </w:rPr>
          <w:t xml:space="preserve"> (by symptoms onset)</w:t>
        </w:r>
      </w:ins>
      <w:r w:rsidRPr="00B54640">
        <w:rPr>
          <w:rFonts w:ascii="Garamond" w:hAnsi="Garamond"/>
          <w:kern w:val="0"/>
          <w:sz w:val="24"/>
          <w:szCs w:val="24"/>
          <w:rPrChange w:id="386" w:author="Yang Liu" w:date="2020-08-09T20:41:00Z">
            <w:rPr>
              <w:rFonts w:ascii="Times New Roman" w:hAnsi="Times New Roman"/>
              <w:kern w:val="0"/>
              <w:sz w:val="24"/>
              <w:szCs w:val="24"/>
            </w:rPr>
          </w:rPrChange>
        </w:rPr>
        <w:t>, laboratory test results (</w:t>
      </w:r>
      <w:ins w:id="387" w:author="Yang Liu" w:date="2020-08-07T18:04:00Z">
        <w:r w:rsidR="00B34B0A" w:rsidRPr="00B54640">
          <w:rPr>
            <w:rFonts w:ascii="Garamond" w:hAnsi="Garamond"/>
            <w:kern w:val="0"/>
            <w:sz w:val="24"/>
            <w:szCs w:val="24"/>
            <w:rPrChange w:id="388" w:author="Yang Liu" w:date="2020-08-09T20:41:00Z">
              <w:rPr>
                <w:rFonts w:ascii="Times New Roman" w:hAnsi="Times New Roman"/>
                <w:kern w:val="0"/>
                <w:sz w:val="24"/>
                <w:szCs w:val="24"/>
              </w:rPr>
            </w:rPrChange>
          </w:rPr>
          <w:t xml:space="preserve">i.e., </w:t>
        </w:r>
      </w:ins>
      <w:r w:rsidRPr="00B54640">
        <w:rPr>
          <w:rFonts w:ascii="Garamond" w:hAnsi="Garamond"/>
          <w:kern w:val="0"/>
          <w:sz w:val="24"/>
          <w:szCs w:val="24"/>
          <w:rPrChange w:id="389" w:author="Yang Liu" w:date="2020-08-09T20:41:00Z">
            <w:rPr>
              <w:rFonts w:ascii="Times New Roman" w:hAnsi="Times New Roman"/>
              <w:kern w:val="0"/>
              <w:sz w:val="24"/>
              <w:szCs w:val="24"/>
            </w:rPr>
          </w:rPrChange>
        </w:rPr>
        <w:t>EV-A71</w:t>
      </w:r>
      <w:r w:rsidRPr="00B54640">
        <w:rPr>
          <w:rFonts w:ascii="Garamond" w:hAnsi="Garamond"/>
          <w:kern w:val="0"/>
          <w:sz w:val="24"/>
          <w:szCs w:val="24"/>
          <w:rPrChange w:id="390" w:author="Yang Liu" w:date="2020-08-09T20:41:00Z">
            <w:rPr>
              <w:rFonts w:ascii="Times New Roman" w:hAnsi="Times New Roman"/>
              <w:kern w:val="0"/>
              <w:sz w:val="24"/>
              <w:szCs w:val="24"/>
            </w:rPr>
          </w:rPrChange>
        </w:rPr>
        <w:t>，</w:t>
      </w:r>
      <w:r w:rsidRPr="00B54640">
        <w:rPr>
          <w:rFonts w:ascii="Garamond" w:hAnsi="Garamond"/>
          <w:kern w:val="0"/>
          <w:sz w:val="24"/>
          <w:szCs w:val="24"/>
          <w:rPrChange w:id="391" w:author="Yang Liu" w:date="2020-08-09T20:41:00Z">
            <w:rPr>
              <w:rFonts w:ascii="Times New Roman" w:hAnsi="Times New Roman"/>
              <w:kern w:val="0"/>
              <w:sz w:val="24"/>
              <w:szCs w:val="24"/>
            </w:rPr>
          </w:rPrChange>
        </w:rPr>
        <w:t>CV-</w:t>
      </w:r>
      <w:r w:rsidRPr="00B54640">
        <w:rPr>
          <w:rFonts w:ascii="Garamond" w:hAnsi="Garamond"/>
          <w:kern w:val="0"/>
          <w:sz w:val="24"/>
          <w:szCs w:val="24"/>
          <w:rPrChange w:id="392" w:author="Yang Liu" w:date="2020-08-09T20:41:00Z">
            <w:rPr>
              <w:rFonts w:ascii="Times New Roman" w:hAnsi="Times New Roman"/>
              <w:kern w:val="0"/>
              <w:sz w:val="24"/>
              <w:szCs w:val="24"/>
            </w:rPr>
          </w:rPrChange>
        </w:rPr>
        <w:lastRenderedPageBreak/>
        <w:t xml:space="preserve">A16 and CV-A6), </w:t>
      </w:r>
      <w:ins w:id="393" w:author="Yang Liu" w:date="2020-08-09T18:47:00Z">
        <w:r w:rsidR="00455B33" w:rsidRPr="00B54640">
          <w:rPr>
            <w:rFonts w:ascii="Garamond" w:hAnsi="Garamond"/>
            <w:kern w:val="0"/>
            <w:sz w:val="24"/>
            <w:szCs w:val="24"/>
            <w:rPrChange w:id="394" w:author="Yang Liu" w:date="2020-08-09T20:41:00Z">
              <w:rPr>
                <w:rFonts w:ascii="Times New Roman" w:hAnsi="Times New Roman"/>
                <w:kern w:val="0"/>
                <w:sz w:val="24"/>
                <w:szCs w:val="24"/>
              </w:rPr>
            </w:rPrChange>
          </w:rPr>
          <w:t>age (based on outbreak settings, e.g., first year kindergarteners are assumed to be three year olds),</w:t>
        </w:r>
      </w:ins>
      <w:ins w:id="395" w:author="Yang Liu" w:date="2020-08-09T18:48:00Z">
        <w:r w:rsidR="00455B33" w:rsidRPr="00B54640">
          <w:rPr>
            <w:rFonts w:ascii="Garamond" w:hAnsi="Garamond"/>
            <w:kern w:val="0"/>
            <w:sz w:val="24"/>
            <w:szCs w:val="24"/>
            <w:rPrChange w:id="396" w:author="Yang Liu" w:date="2020-08-09T20:41:00Z">
              <w:rPr>
                <w:rFonts w:ascii="Times New Roman" w:hAnsi="Times New Roman"/>
                <w:kern w:val="0"/>
                <w:sz w:val="24"/>
                <w:szCs w:val="24"/>
              </w:rPr>
            </w:rPrChange>
          </w:rPr>
          <w:t xml:space="preserve"> </w:t>
        </w:r>
      </w:ins>
      <w:r w:rsidRPr="00B54640">
        <w:rPr>
          <w:rFonts w:ascii="Garamond" w:hAnsi="Garamond"/>
          <w:kern w:val="0"/>
          <w:sz w:val="24"/>
          <w:szCs w:val="24"/>
          <w:rPrChange w:id="397" w:author="Yang Liu" w:date="2020-08-09T20:41:00Z">
            <w:rPr>
              <w:rFonts w:ascii="Times New Roman" w:hAnsi="Times New Roman"/>
              <w:kern w:val="0"/>
              <w:sz w:val="24"/>
              <w:szCs w:val="24"/>
            </w:rPr>
          </w:rPrChange>
        </w:rPr>
        <w:t>and control measures including but not limited to suspending classes and enhanced disinfection. The completeness</w:t>
      </w:r>
      <w:ins w:id="398" w:author="Yang Liu" w:date="2020-08-07T17:57:00Z">
        <w:r w:rsidR="00CD7F65" w:rsidRPr="00B54640">
          <w:rPr>
            <w:rFonts w:ascii="Garamond" w:hAnsi="Garamond"/>
            <w:kern w:val="0"/>
            <w:sz w:val="24"/>
            <w:szCs w:val="24"/>
            <w:rPrChange w:id="399" w:author="Yang Liu" w:date="2020-08-09T20:41:00Z">
              <w:rPr>
                <w:rFonts w:ascii="Times New Roman" w:hAnsi="Times New Roman"/>
                <w:kern w:val="0"/>
                <w:sz w:val="24"/>
                <w:szCs w:val="24"/>
              </w:rPr>
            </w:rPrChange>
          </w:rPr>
          <w:t xml:space="preserve"> </w:t>
        </w:r>
      </w:ins>
      <w:del w:id="400" w:author="Yang Liu" w:date="2020-08-07T17:57:00Z">
        <w:r w:rsidRPr="00B54640" w:rsidDel="00CD7F65">
          <w:rPr>
            <w:rFonts w:ascii="Garamond" w:hAnsi="Garamond"/>
            <w:kern w:val="0"/>
            <w:sz w:val="24"/>
            <w:szCs w:val="24"/>
            <w:rPrChange w:id="401" w:author="Yang Liu" w:date="2020-08-09T20:41:00Z">
              <w:rPr>
                <w:rFonts w:ascii="Times New Roman" w:hAnsi="Times New Roman"/>
                <w:kern w:val="0"/>
                <w:sz w:val="24"/>
                <w:szCs w:val="24"/>
              </w:rPr>
            </w:rPrChange>
          </w:rPr>
          <w:delText xml:space="preserve">, structure, </w:delText>
        </w:r>
      </w:del>
      <w:r w:rsidRPr="00B54640">
        <w:rPr>
          <w:rFonts w:ascii="Garamond" w:hAnsi="Garamond"/>
          <w:kern w:val="0"/>
          <w:sz w:val="24"/>
          <w:szCs w:val="24"/>
          <w:rPrChange w:id="402" w:author="Yang Liu" w:date="2020-08-09T20:41:00Z">
            <w:rPr>
              <w:rFonts w:ascii="Times New Roman" w:hAnsi="Times New Roman"/>
              <w:kern w:val="0"/>
              <w:sz w:val="24"/>
              <w:szCs w:val="24"/>
            </w:rPr>
          </w:rPrChange>
        </w:rPr>
        <w:t xml:space="preserve">and quality of these narratives </w:t>
      </w:r>
      <w:ins w:id="403" w:author="Yang Liu" w:date="2020-08-07T18:03:00Z">
        <w:r w:rsidR="00B34B0A" w:rsidRPr="00B54640">
          <w:rPr>
            <w:rFonts w:ascii="Garamond" w:hAnsi="Garamond"/>
            <w:kern w:val="0"/>
            <w:sz w:val="24"/>
            <w:szCs w:val="24"/>
            <w:rPrChange w:id="404" w:author="Yang Liu" w:date="2020-08-09T20:41:00Z">
              <w:rPr>
                <w:rFonts w:ascii="Times New Roman" w:hAnsi="Times New Roman"/>
                <w:kern w:val="0"/>
                <w:sz w:val="24"/>
                <w:szCs w:val="24"/>
              </w:rPr>
            </w:rPrChange>
          </w:rPr>
          <w:t xml:space="preserve">may </w:t>
        </w:r>
      </w:ins>
      <w:r w:rsidRPr="00B54640">
        <w:rPr>
          <w:rFonts w:ascii="Garamond" w:hAnsi="Garamond"/>
          <w:kern w:val="0"/>
          <w:sz w:val="24"/>
          <w:szCs w:val="24"/>
          <w:rPrChange w:id="405" w:author="Yang Liu" w:date="2020-08-09T20:41:00Z">
            <w:rPr>
              <w:rFonts w:ascii="Times New Roman" w:hAnsi="Times New Roman"/>
              <w:kern w:val="0"/>
              <w:sz w:val="24"/>
              <w:szCs w:val="24"/>
            </w:rPr>
          </w:rPrChange>
        </w:rPr>
        <w:t>vary by municipalities.</w:t>
      </w:r>
      <w:ins w:id="406" w:author="Yang Liu" w:date="2020-08-09T20:37:00Z">
        <w:r w:rsidR="002006B7" w:rsidRPr="00B54640">
          <w:rPr>
            <w:rFonts w:ascii="Garamond" w:hAnsi="Garamond"/>
            <w:kern w:val="0"/>
            <w:sz w:val="24"/>
            <w:szCs w:val="24"/>
            <w:rPrChange w:id="407" w:author="Yang Liu" w:date="2020-08-09T20:41:00Z">
              <w:rPr>
                <w:rFonts w:ascii="Times New Roman" w:hAnsi="Times New Roman"/>
                <w:kern w:val="0"/>
                <w:sz w:val="24"/>
                <w:szCs w:val="24"/>
              </w:rPr>
            </w:rPrChange>
          </w:rPr>
          <w:t xml:space="preserve"> Note that PHEESS cannot capture asymptomatic indidividuals during outbreaks.</w:t>
        </w:r>
      </w:ins>
    </w:p>
    <w:p w14:paraId="667B673F" w14:textId="77777777" w:rsidR="000934F5" w:rsidRPr="00B54640" w:rsidRDefault="000934F5" w:rsidP="00C77B63">
      <w:pPr>
        <w:spacing w:line="480" w:lineRule="auto"/>
        <w:rPr>
          <w:rFonts w:ascii="Garamond" w:hAnsi="Garamond"/>
          <w:kern w:val="0"/>
          <w:sz w:val="24"/>
          <w:szCs w:val="24"/>
          <w:rPrChange w:id="408" w:author="Yang Liu" w:date="2020-08-09T20:41:00Z">
            <w:rPr>
              <w:rFonts w:ascii="Times New Roman" w:hAnsi="Times New Roman"/>
              <w:kern w:val="0"/>
              <w:sz w:val="24"/>
              <w:szCs w:val="24"/>
            </w:rPr>
          </w:rPrChange>
        </w:rPr>
      </w:pPr>
    </w:p>
    <w:p w14:paraId="2734C457" w14:textId="77777777" w:rsidR="00AE7757" w:rsidRPr="00B54640" w:rsidRDefault="000934F5" w:rsidP="00C77B63">
      <w:pPr>
        <w:spacing w:line="480" w:lineRule="auto"/>
        <w:rPr>
          <w:ins w:id="409" w:author="Yang Liu" w:date="2020-08-07T18:19:00Z"/>
          <w:rFonts w:ascii="Garamond" w:hAnsi="Garamond"/>
          <w:sz w:val="24"/>
          <w:szCs w:val="24"/>
          <w:rPrChange w:id="410" w:author="Yang Liu" w:date="2020-08-09T20:41:00Z">
            <w:rPr>
              <w:ins w:id="411" w:author="Yang Liu" w:date="2020-08-07T18:19:00Z"/>
              <w:rFonts w:ascii="Times New Roman" w:hAnsi="Times New Roman"/>
              <w:sz w:val="24"/>
              <w:szCs w:val="24"/>
            </w:rPr>
          </w:rPrChange>
        </w:rPr>
      </w:pPr>
      <w:r w:rsidRPr="00B54640">
        <w:rPr>
          <w:rFonts w:ascii="Garamond" w:hAnsi="Garamond"/>
          <w:kern w:val="0"/>
          <w:sz w:val="24"/>
          <w:szCs w:val="24"/>
          <w:rPrChange w:id="412" w:author="Yang Liu" w:date="2020-08-09T20:41:00Z">
            <w:rPr>
              <w:rFonts w:ascii="Times New Roman" w:hAnsi="Times New Roman"/>
              <w:kern w:val="0"/>
              <w:sz w:val="24"/>
              <w:szCs w:val="24"/>
            </w:rPr>
          </w:rPrChange>
        </w:rPr>
        <w:t>For this analysis, both structured data and non-structured narratives of all HFMD outbreaks between 2011/01/01 and2018/12/31</w:t>
      </w:r>
      <w:ins w:id="413" w:author="Yang Liu" w:date="2020-08-07T18:18:00Z">
        <w:r w:rsidR="00AE7757" w:rsidRPr="00B54640">
          <w:rPr>
            <w:rFonts w:ascii="Garamond" w:hAnsi="Garamond"/>
            <w:kern w:val="0"/>
            <w:sz w:val="24"/>
            <w:szCs w:val="24"/>
            <w:rPrChange w:id="414" w:author="Yang Liu" w:date="2020-08-09T20:41:00Z">
              <w:rPr>
                <w:rFonts w:ascii="Times New Roman" w:hAnsi="Times New Roman"/>
                <w:kern w:val="0"/>
                <w:sz w:val="24"/>
                <w:szCs w:val="24"/>
              </w:rPr>
            </w:rPrChange>
          </w:rPr>
          <w:t xml:space="preserve"> </w:t>
        </w:r>
      </w:ins>
      <w:r w:rsidRPr="00B54640">
        <w:rPr>
          <w:rFonts w:ascii="Garamond" w:hAnsi="Garamond"/>
          <w:kern w:val="0"/>
          <w:sz w:val="24"/>
          <w:szCs w:val="24"/>
          <w:rPrChange w:id="415" w:author="Yang Liu" w:date="2020-08-09T20:41:00Z">
            <w:rPr>
              <w:rFonts w:ascii="Times New Roman" w:hAnsi="Times New Roman"/>
              <w:kern w:val="0"/>
              <w:sz w:val="24"/>
              <w:szCs w:val="24"/>
            </w:rPr>
          </w:rPrChange>
        </w:rPr>
        <w:t xml:space="preserve">were downloaded from PHEESS and analyzed. Note that </w:t>
      </w:r>
      <w:r w:rsidRPr="00B54640">
        <w:rPr>
          <w:rFonts w:ascii="Garamond" w:hAnsi="Garamond"/>
          <w:sz w:val="24"/>
          <w:szCs w:val="24"/>
          <w:rPrChange w:id="416" w:author="Yang Liu" w:date="2020-08-09T20:41:00Z">
            <w:rPr>
              <w:rFonts w:ascii="Times New Roman" w:hAnsi="Times New Roman"/>
              <w:sz w:val="24"/>
              <w:szCs w:val="24"/>
            </w:rPr>
          </w:rPrChange>
        </w:rPr>
        <w:t>surveillance lab did not start testing for CV-A6 nation-wide in China until 2017</w:t>
      </w:r>
      <w:r w:rsidRPr="00B54640">
        <w:rPr>
          <w:rFonts w:ascii="Garamond" w:hAnsi="Garamond"/>
          <w:noProof/>
          <w:sz w:val="24"/>
          <w:szCs w:val="24"/>
          <w:vertAlign w:val="superscript"/>
          <w:rPrChange w:id="417" w:author="Yang Liu" w:date="2020-08-09T20:41:00Z">
            <w:rPr>
              <w:rFonts w:ascii="Times New Roman" w:hAnsi="Times New Roman"/>
              <w:noProof/>
              <w:sz w:val="24"/>
              <w:szCs w:val="24"/>
              <w:vertAlign w:val="superscript"/>
            </w:rPr>
          </w:rPrChange>
        </w:rPr>
        <w:t>[3]</w:t>
      </w:r>
      <w:r w:rsidRPr="00B54640">
        <w:rPr>
          <w:rFonts w:ascii="Garamond" w:hAnsi="Garamond"/>
          <w:sz w:val="24"/>
          <w:szCs w:val="24"/>
          <w:rPrChange w:id="418" w:author="Yang Liu" w:date="2020-08-09T20:41:00Z">
            <w:rPr>
              <w:rFonts w:ascii="Times New Roman" w:hAnsi="Times New Roman"/>
              <w:sz w:val="24"/>
              <w:szCs w:val="24"/>
            </w:rPr>
          </w:rPrChange>
        </w:rPr>
        <w:t>.</w:t>
      </w:r>
      <w:ins w:id="419" w:author="Yang Liu" w:date="2020-08-07T18:18:00Z">
        <w:r w:rsidR="00AE7757" w:rsidRPr="00B54640">
          <w:rPr>
            <w:rFonts w:ascii="Garamond" w:hAnsi="Garamond"/>
            <w:sz w:val="24"/>
            <w:szCs w:val="24"/>
            <w:rPrChange w:id="420" w:author="Yang Liu" w:date="2020-08-09T20:41:00Z">
              <w:rPr>
                <w:rFonts w:ascii="Times New Roman" w:hAnsi="Times New Roman"/>
                <w:sz w:val="24"/>
                <w:szCs w:val="24"/>
              </w:rPr>
            </w:rPrChange>
          </w:rPr>
          <w:t xml:space="preserve"> </w:t>
        </w:r>
        <w:commentRangeStart w:id="421"/>
        <w:r w:rsidR="00AE7757" w:rsidRPr="00B54640">
          <w:rPr>
            <w:rFonts w:ascii="Garamond" w:hAnsi="Garamond"/>
            <w:sz w:val="24"/>
            <w:szCs w:val="24"/>
            <w:rPrChange w:id="422" w:author="Yang Liu" w:date="2020-08-09T20:41:00Z">
              <w:rPr>
                <w:rFonts w:ascii="Times New Roman" w:hAnsi="Times New Roman"/>
                <w:sz w:val="24"/>
                <w:szCs w:val="24"/>
              </w:rPr>
            </w:rPrChange>
          </w:rPr>
          <w:t>Outbreaks need to me</w:t>
        </w:r>
      </w:ins>
      <w:ins w:id="423" w:author="Yang Liu" w:date="2020-08-07T18:19:00Z">
        <w:r w:rsidR="00AE7757" w:rsidRPr="00B54640">
          <w:rPr>
            <w:rFonts w:ascii="Garamond" w:hAnsi="Garamond"/>
            <w:sz w:val="24"/>
            <w:szCs w:val="24"/>
            <w:rPrChange w:id="424" w:author="Yang Liu" w:date="2020-08-09T20:41:00Z">
              <w:rPr>
                <w:rFonts w:ascii="Times New Roman" w:hAnsi="Times New Roman"/>
                <w:sz w:val="24"/>
                <w:szCs w:val="24"/>
              </w:rPr>
            </w:rPrChange>
          </w:rPr>
          <w:t xml:space="preserve">et the following </w:t>
        </w:r>
      </w:ins>
      <w:ins w:id="425" w:author="Yang Liu" w:date="2020-08-07T18:26:00Z">
        <w:r w:rsidR="00390E4D" w:rsidRPr="00B54640">
          <w:rPr>
            <w:rFonts w:ascii="Garamond" w:hAnsi="Garamond"/>
            <w:sz w:val="24"/>
            <w:szCs w:val="24"/>
            <w:rPrChange w:id="426" w:author="Yang Liu" w:date="2020-08-09T20:41:00Z">
              <w:rPr>
                <w:rFonts w:ascii="Times New Roman" w:hAnsi="Times New Roman"/>
                <w:sz w:val="24"/>
                <w:szCs w:val="24"/>
              </w:rPr>
            </w:rPrChange>
          </w:rPr>
          <w:t>four</w:t>
        </w:r>
      </w:ins>
      <w:ins w:id="427" w:author="Yang Liu" w:date="2020-08-07T18:19:00Z">
        <w:r w:rsidR="00AE7757" w:rsidRPr="00B54640">
          <w:rPr>
            <w:rFonts w:ascii="Garamond" w:hAnsi="Garamond"/>
            <w:sz w:val="24"/>
            <w:szCs w:val="24"/>
            <w:rPrChange w:id="428" w:author="Yang Liu" w:date="2020-08-09T20:41:00Z">
              <w:rPr>
                <w:rFonts w:ascii="Times New Roman" w:hAnsi="Times New Roman"/>
                <w:sz w:val="24"/>
                <w:szCs w:val="24"/>
              </w:rPr>
            </w:rPrChange>
          </w:rPr>
          <w:t xml:space="preserve"> criteria </w:t>
        </w:r>
      </w:ins>
      <w:ins w:id="429" w:author="Yang Liu" w:date="2020-08-07T18:20:00Z">
        <w:r w:rsidR="00AE7757" w:rsidRPr="00B54640">
          <w:rPr>
            <w:rFonts w:ascii="Garamond" w:hAnsi="Garamond"/>
            <w:sz w:val="24"/>
            <w:szCs w:val="24"/>
            <w:rPrChange w:id="430" w:author="Yang Liu" w:date="2020-08-09T20:41:00Z">
              <w:rPr>
                <w:rFonts w:ascii="Times New Roman" w:hAnsi="Times New Roman"/>
                <w:sz w:val="24"/>
                <w:szCs w:val="24"/>
              </w:rPr>
            </w:rPrChange>
          </w:rPr>
          <w:t xml:space="preserve">to be included in </w:t>
        </w:r>
      </w:ins>
      <w:ins w:id="431" w:author="Yang Liu" w:date="2020-08-07T18:21:00Z">
        <w:r w:rsidR="00AE7757" w:rsidRPr="00B54640">
          <w:rPr>
            <w:rFonts w:ascii="Garamond" w:hAnsi="Garamond"/>
            <w:sz w:val="24"/>
            <w:szCs w:val="24"/>
            <w:rPrChange w:id="432" w:author="Yang Liu" w:date="2020-08-09T20:41:00Z">
              <w:rPr>
                <w:rFonts w:ascii="Times New Roman" w:hAnsi="Times New Roman"/>
                <w:sz w:val="24"/>
                <w:szCs w:val="24"/>
              </w:rPr>
            </w:rPrChange>
          </w:rPr>
          <w:t>calculating the corresponding R0: (1) there was a single index case (having multiple cases at the beginning of the time-series indicate the true primary case was never identified); (2) there was an identifiable IGP (e.g.,</w:t>
        </w:r>
      </w:ins>
      <w:ins w:id="433" w:author="Yang Liu" w:date="2020-08-07T18:22:00Z">
        <w:r w:rsidR="00AE7757" w:rsidRPr="00B54640">
          <w:rPr>
            <w:rFonts w:ascii="Garamond" w:hAnsi="Garamond"/>
            <w:sz w:val="24"/>
            <w:szCs w:val="24"/>
            <w:rPrChange w:id="434" w:author="Yang Liu" w:date="2020-08-09T20:41:00Z">
              <w:rPr>
                <w:rFonts w:ascii="Times New Roman" w:hAnsi="Times New Roman"/>
                <w:sz w:val="24"/>
                <w:szCs w:val="24"/>
              </w:rPr>
            </w:rPrChange>
          </w:rPr>
          <w:t xml:space="preserve"> reports of 1 case daily for a week was not included</w:t>
        </w:r>
        <w:r w:rsidR="00390E4D" w:rsidRPr="00B54640">
          <w:rPr>
            <w:rFonts w:ascii="Garamond" w:hAnsi="Garamond"/>
            <w:sz w:val="24"/>
            <w:szCs w:val="24"/>
            <w:rPrChange w:id="435" w:author="Yang Liu" w:date="2020-08-09T20:41:00Z">
              <w:rPr>
                <w:rFonts w:ascii="Times New Roman" w:hAnsi="Times New Roman"/>
                <w:sz w:val="24"/>
                <w:szCs w:val="24"/>
              </w:rPr>
            </w:rPrChange>
          </w:rPr>
          <w:t xml:space="preserve">; </w:t>
        </w:r>
        <w:r w:rsidR="000D25FC" w:rsidRPr="00B54640">
          <w:rPr>
            <w:rFonts w:ascii="Garamond" w:hAnsi="Garamond"/>
            <w:sz w:val="24"/>
            <w:szCs w:val="24"/>
            <w:rPrChange w:id="436" w:author="Yang Liu" w:date="2020-08-09T20:41:00Z">
              <w:rPr>
                <w:rFonts w:ascii="Times New Roman" w:hAnsi="Times New Roman"/>
                <w:sz w:val="24"/>
                <w:szCs w:val="24"/>
              </w:rPr>
            </w:rPrChange>
          </w:rPr>
          <w:t xml:space="preserve">(3) during the </w:t>
        </w:r>
      </w:ins>
      <w:ins w:id="437" w:author="Yang Liu" w:date="2020-08-07T18:23:00Z">
        <w:r w:rsidR="00390E4D" w:rsidRPr="00B54640">
          <w:rPr>
            <w:rFonts w:ascii="Garamond" w:hAnsi="Garamond"/>
            <w:sz w:val="24"/>
            <w:szCs w:val="24"/>
            <w:rPrChange w:id="438" w:author="Yang Liu" w:date="2020-08-09T20:41:00Z">
              <w:rPr>
                <w:rFonts w:ascii="Times New Roman" w:hAnsi="Times New Roman"/>
                <w:sz w:val="24"/>
                <w:szCs w:val="24"/>
              </w:rPr>
            </w:rPrChange>
          </w:rPr>
          <w:t>outbreak, there</w:t>
        </w:r>
      </w:ins>
      <w:ins w:id="439" w:author="Yang Liu" w:date="2020-08-07T18:24:00Z">
        <w:r w:rsidR="00390E4D" w:rsidRPr="00B54640">
          <w:rPr>
            <w:rFonts w:ascii="Garamond" w:hAnsi="Garamond"/>
            <w:sz w:val="24"/>
            <w:szCs w:val="24"/>
            <w:rPrChange w:id="440" w:author="Yang Liu" w:date="2020-08-09T20:41:00Z">
              <w:rPr>
                <w:rFonts w:ascii="Times New Roman" w:hAnsi="Times New Roman"/>
                <w:sz w:val="24"/>
                <w:szCs w:val="24"/>
              </w:rPr>
            </w:rPrChange>
          </w:rPr>
          <w:t xml:space="preserve"> was no consecutive periods of longer than 10 days where no cases occur; </w:t>
        </w:r>
      </w:ins>
      <w:ins w:id="441" w:author="Yang Liu" w:date="2020-08-07T18:27:00Z">
        <w:r w:rsidR="00390E4D" w:rsidRPr="00B54640">
          <w:rPr>
            <w:rFonts w:ascii="Garamond" w:hAnsi="Garamond"/>
            <w:sz w:val="24"/>
            <w:szCs w:val="24"/>
            <w:rPrChange w:id="442" w:author="Yang Liu" w:date="2020-08-09T20:41:00Z">
              <w:rPr>
                <w:rFonts w:ascii="Times New Roman" w:hAnsi="Times New Roman"/>
                <w:sz w:val="24"/>
                <w:szCs w:val="24"/>
              </w:rPr>
            </w:rPrChange>
          </w:rPr>
          <w:t xml:space="preserve">and </w:t>
        </w:r>
      </w:ins>
      <w:ins w:id="443" w:author="Yang Liu" w:date="2020-08-07T18:24:00Z">
        <w:r w:rsidR="00390E4D" w:rsidRPr="00B54640">
          <w:rPr>
            <w:rFonts w:ascii="Garamond" w:hAnsi="Garamond"/>
            <w:sz w:val="24"/>
            <w:szCs w:val="24"/>
            <w:rPrChange w:id="444" w:author="Yang Liu" w:date="2020-08-09T20:41:00Z">
              <w:rPr>
                <w:rFonts w:ascii="Times New Roman" w:hAnsi="Times New Roman"/>
                <w:sz w:val="24"/>
                <w:szCs w:val="24"/>
              </w:rPr>
            </w:rPrChange>
          </w:rPr>
          <w:t>(4)</w:t>
        </w:r>
      </w:ins>
      <w:ins w:id="445" w:author="Yang Liu" w:date="2020-08-07T18:27:00Z">
        <w:r w:rsidR="00390E4D" w:rsidRPr="00B54640">
          <w:rPr>
            <w:rFonts w:ascii="Garamond" w:hAnsi="Garamond"/>
            <w:sz w:val="24"/>
            <w:szCs w:val="24"/>
            <w:rPrChange w:id="446" w:author="Yang Liu" w:date="2020-08-09T20:41:00Z">
              <w:rPr>
                <w:rFonts w:ascii="Times New Roman" w:hAnsi="Times New Roman"/>
                <w:sz w:val="24"/>
                <w:szCs w:val="24"/>
              </w:rPr>
            </w:rPrChange>
          </w:rPr>
          <w:t xml:space="preserve"> all cases involved can be attributed to the same pathogen.</w:t>
        </w:r>
      </w:ins>
      <w:commentRangeEnd w:id="421"/>
      <w:ins w:id="447" w:author="Yang Liu" w:date="2020-08-07T18:28:00Z">
        <w:r w:rsidR="00AC6E96" w:rsidRPr="00B54640">
          <w:rPr>
            <w:rStyle w:val="CommentReference"/>
            <w:rFonts w:ascii="Garamond" w:hAnsi="Garamond"/>
            <w:rPrChange w:id="448" w:author="Yang Liu" w:date="2020-08-09T20:41:00Z">
              <w:rPr>
                <w:rStyle w:val="CommentReference"/>
              </w:rPr>
            </w:rPrChange>
          </w:rPr>
          <w:commentReference w:id="421"/>
        </w:r>
      </w:ins>
    </w:p>
    <w:p w14:paraId="2E5CF906" w14:textId="77777777" w:rsidR="000934F5" w:rsidRPr="00B54640" w:rsidDel="000D25FC" w:rsidRDefault="000934F5" w:rsidP="00C77B63">
      <w:pPr>
        <w:spacing w:line="480" w:lineRule="auto"/>
        <w:rPr>
          <w:del w:id="449" w:author="Yang Liu" w:date="2020-08-07T18:22:00Z"/>
          <w:rFonts w:ascii="Garamond" w:hAnsi="Garamond"/>
          <w:kern w:val="0"/>
          <w:sz w:val="24"/>
          <w:szCs w:val="24"/>
          <w:rPrChange w:id="450" w:author="Yang Liu" w:date="2020-08-09T20:41:00Z">
            <w:rPr>
              <w:del w:id="451" w:author="Yang Liu" w:date="2020-08-07T18:22:00Z"/>
              <w:rFonts w:ascii="Times New Roman" w:hAnsi="Times New Roman"/>
              <w:kern w:val="0"/>
              <w:sz w:val="24"/>
              <w:szCs w:val="24"/>
            </w:rPr>
          </w:rPrChange>
        </w:rPr>
      </w:pPr>
    </w:p>
    <w:p w14:paraId="3FCA3698" w14:textId="77777777" w:rsidR="000934F5" w:rsidRPr="00B54640" w:rsidRDefault="000934F5" w:rsidP="00C77B63">
      <w:pPr>
        <w:spacing w:line="480" w:lineRule="auto"/>
        <w:jc w:val="left"/>
        <w:rPr>
          <w:rFonts w:ascii="Garamond" w:hAnsi="Garamond"/>
          <w:kern w:val="0"/>
          <w:sz w:val="24"/>
          <w:szCs w:val="24"/>
          <w:rPrChange w:id="452" w:author="Yang Liu" w:date="2020-08-09T20:41:00Z">
            <w:rPr>
              <w:rFonts w:ascii="Times New Roman" w:hAnsi="Times New Roman"/>
              <w:kern w:val="0"/>
              <w:sz w:val="24"/>
              <w:szCs w:val="24"/>
            </w:rPr>
          </w:rPrChange>
        </w:rPr>
      </w:pPr>
    </w:p>
    <w:p w14:paraId="4B9D2FC6" w14:textId="77777777" w:rsidR="000934F5" w:rsidRPr="00B54640" w:rsidRDefault="000934F5" w:rsidP="00C77B63">
      <w:pPr>
        <w:spacing w:line="480" w:lineRule="auto"/>
        <w:jc w:val="left"/>
        <w:rPr>
          <w:rFonts w:ascii="Garamond" w:hAnsi="Garamond"/>
          <w:b/>
          <w:kern w:val="0"/>
          <w:sz w:val="24"/>
          <w:szCs w:val="24"/>
          <w:rPrChange w:id="453" w:author="Yang Liu" w:date="2020-08-09T20:41:00Z">
            <w:rPr>
              <w:rFonts w:ascii="Times New Roman" w:hAnsi="Times New Roman"/>
              <w:b/>
              <w:kern w:val="0"/>
              <w:sz w:val="24"/>
              <w:szCs w:val="24"/>
            </w:rPr>
          </w:rPrChange>
        </w:rPr>
      </w:pPr>
      <w:r w:rsidRPr="00B54640">
        <w:rPr>
          <w:rFonts w:ascii="Garamond" w:hAnsi="Garamond"/>
          <w:b/>
          <w:kern w:val="0"/>
          <w:sz w:val="24"/>
          <w:szCs w:val="24"/>
          <w:rPrChange w:id="454" w:author="Yang Liu" w:date="2020-08-09T20:41:00Z">
            <w:rPr>
              <w:rFonts w:ascii="Times New Roman" w:hAnsi="Times New Roman"/>
              <w:b/>
              <w:kern w:val="0"/>
              <w:sz w:val="24"/>
              <w:szCs w:val="24"/>
            </w:rPr>
          </w:rPrChange>
        </w:rPr>
        <w:t>Estimating the Basic Reproduction Number</w:t>
      </w:r>
    </w:p>
    <w:p w14:paraId="683E8E80" w14:textId="77777777" w:rsidR="000934F5" w:rsidRPr="00B54640" w:rsidRDefault="000934F5" w:rsidP="00C77B63">
      <w:pPr>
        <w:spacing w:line="480" w:lineRule="auto"/>
        <w:jc w:val="left"/>
        <w:rPr>
          <w:rFonts w:ascii="Garamond" w:hAnsi="Garamond"/>
          <w:kern w:val="0"/>
          <w:sz w:val="24"/>
          <w:szCs w:val="24"/>
          <w:rPrChange w:id="455" w:author="Yang Liu" w:date="2020-08-09T20:41:00Z">
            <w:rPr>
              <w:rFonts w:ascii="Times New Roman" w:hAnsi="Times New Roman"/>
              <w:kern w:val="0"/>
              <w:sz w:val="24"/>
              <w:szCs w:val="24"/>
            </w:rPr>
          </w:rPrChange>
        </w:rPr>
      </w:pPr>
      <w:r w:rsidRPr="00B54640">
        <w:rPr>
          <w:rFonts w:ascii="Garamond" w:hAnsi="Garamond"/>
          <w:kern w:val="0"/>
          <w:sz w:val="24"/>
          <w:szCs w:val="24"/>
          <w:rPrChange w:id="456" w:author="Yang Liu" w:date="2020-08-09T20:41:00Z">
            <w:rPr>
              <w:rFonts w:ascii="Times New Roman" w:hAnsi="Times New Roman"/>
              <w:kern w:val="0"/>
              <w:sz w:val="24"/>
              <w:szCs w:val="24"/>
            </w:rPr>
          </w:rPrChange>
        </w:rPr>
        <w:t xml:space="preserve">We applied a previously method </w:t>
      </w:r>
      <w:r w:rsidRPr="00B54640">
        <w:rPr>
          <w:rFonts w:ascii="Garamond" w:hAnsi="Garamond"/>
          <w:noProof/>
          <w:kern w:val="0"/>
          <w:sz w:val="24"/>
          <w:szCs w:val="24"/>
          <w:vertAlign w:val="superscript"/>
          <w:rPrChange w:id="457" w:author="Yang Liu" w:date="2020-08-09T20:41:00Z">
            <w:rPr>
              <w:rFonts w:ascii="Times New Roman" w:hAnsi="Times New Roman"/>
              <w:noProof/>
              <w:kern w:val="0"/>
              <w:sz w:val="24"/>
              <w:szCs w:val="24"/>
              <w:vertAlign w:val="superscript"/>
            </w:rPr>
          </w:rPrChange>
        </w:rPr>
        <w:t>[11</w:t>
      </w:r>
      <w:r w:rsidR="00557C7B" w:rsidRPr="00B54640">
        <w:rPr>
          <w:rFonts w:ascii="Garamond" w:hAnsi="Garamond"/>
          <w:noProof/>
          <w:kern w:val="0"/>
          <w:sz w:val="24"/>
          <w:szCs w:val="24"/>
          <w:vertAlign w:val="superscript"/>
          <w:rPrChange w:id="458" w:author="Yang Liu" w:date="2020-08-09T20:41:00Z">
            <w:rPr>
              <w:rFonts w:ascii="Times New Roman" w:hAnsi="Times New Roman" w:hint="eastAsia"/>
              <w:noProof/>
              <w:kern w:val="0"/>
              <w:sz w:val="24"/>
              <w:szCs w:val="24"/>
              <w:vertAlign w:val="superscript"/>
            </w:rPr>
          </w:rPrChange>
        </w:rPr>
        <w:t>-</w:t>
      </w:r>
      <w:r w:rsidRPr="00B54640">
        <w:rPr>
          <w:rFonts w:ascii="Garamond" w:hAnsi="Garamond"/>
          <w:noProof/>
          <w:kern w:val="0"/>
          <w:sz w:val="24"/>
          <w:szCs w:val="24"/>
          <w:vertAlign w:val="superscript"/>
          <w:rPrChange w:id="459" w:author="Yang Liu" w:date="2020-08-09T20:41:00Z">
            <w:rPr>
              <w:rFonts w:ascii="Times New Roman" w:hAnsi="Times New Roman"/>
              <w:noProof/>
              <w:kern w:val="0"/>
              <w:sz w:val="24"/>
              <w:szCs w:val="24"/>
              <w:vertAlign w:val="superscript"/>
            </w:rPr>
          </w:rPrChange>
        </w:rPr>
        <w:t>12</w:t>
      </w:r>
      <w:r w:rsidR="00802048" w:rsidRPr="00B54640">
        <w:rPr>
          <w:rFonts w:ascii="Garamond" w:hAnsi="Garamond"/>
          <w:noProof/>
          <w:kern w:val="0"/>
          <w:sz w:val="24"/>
          <w:szCs w:val="24"/>
          <w:vertAlign w:val="superscript"/>
          <w:rPrChange w:id="460" w:author="Yang Liu" w:date="2020-08-09T20:41:00Z">
            <w:rPr>
              <w:rFonts w:ascii="Times New Roman" w:hAnsi="Times New Roman"/>
              <w:noProof/>
              <w:kern w:val="0"/>
              <w:sz w:val="24"/>
              <w:szCs w:val="24"/>
              <w:vertAlign w:val="superscript"/>
            </w:rPr>
          </w:rPrChange>
        </w:rPr>
        <w:t>]</w:t>
      </w:r>
      <w:r w:rsidR="00802048" w:rsidRPr="00B54640">
        <w:rPr>
          <w:rFonts w:ascii="Garamond" w:hAnsi="Garamond"/>
          <w:kern w:val="0"/>
          <w:sz w:val="24"/>
          <w:szCs w:val="24"/>
          <w:rPrChange w:id="461" w:author="Yang Liu" w:date="2020-08-09T20:41:00Z">
            <w:rPr>
              <w:rFonts w:ascii="Times New Roman" w:hAnsi="Times New Roman"/>
              <w:kern w:val="0"/>
              <w:sz w:val="24"/>
              <w:szCs w:val="24"/>
            </w:rPr>
          </w:rPrChange>
        </w:rPr>
        <w:t xml:space="preserve"> to</w:t>
      </w:r>
      <w:r w:rsidRPr="00B54640">
        <w:rPr>
          <w:rFonts w:ascii="Garamond" w:hAnsi="Garamond"/>
          <w:kern w:val="0"/>
          <w:sz w:val="24"/>
          <w:szCs w:val="24"/>
          <w:rPrChange w:id="462" w:author="Yang Liu" w:date="2020-08-09T20:41:00Z">
            <w:rPr>
              <w:rFonts w:ascii="Times New Roman" w:hAnsi="Times New Roman"/>
              <w:kern w:val="0"/>
              <w:sz w:val="24"/>
              <w:szCs w:val="24"/>
            </w:rPr>
          </w:rPrChange>
        </w:rPr>
        <w:t xml:space="preserve"> estimate the R</w:t>
      </w:r>
      <w:r w:rsidRPr="00B54640">
        <w:rPr>
          <w:rFonts w:ascii="Garamond" w:hAnsi="Garamond"/>
          <w:kern w:val="0"/>
          <w:sz w:val="24"/>
          <w:szCs w:val="24"/>
          <w:vertAlign w:val="subscript"/>
          <w:rPrChange w:id="463" w:author="Yang Liu" w:date="2020-08-09T20:41:00Z">
            <w:rPr>
              <w:rFonts w:ascii="Times New Roman" w:hAnsi="Times New Roman"/>
              <w:kern w:val="0"/>
              <w:sz w:val="24"/>
              <w:szCs w:val="24"/>
              <w:vertAlign w:val="subscript"/>
            </w:rPr>
          </w:rPrChange>
        </w:rPr>
        <w:t>0</w:t>
      </w:r>
      <w:r w:rsidRPr="00B54640">
        <w:rPr>
          <w:rFonts w:ascii="Garamond" w:hAnsi="Garamond"/>
          <w:kern w:val="0"/>
          <w:sz w:val="24"/>
          <w:szCs w:val="24"/>
          <w:rPrChange w:id="464" w:author="Yang Liu" w:date="2020-08-09T20:41:00Z">
            <w:rPr>
              <w:rFonts w:ascii="Times New Roman" w:hAnsi="Times New Roman"/>
              <w:kern w:val="0"/>
              <w:sz w:val="24"/>
              <w:szCs w:val="24"/>
            </w:rPr>
          </w:rPrChange>
        </w:rPr>
        <w:t xml:space="preserve">s of EV-A71, CV-A16 and CV-A6 in China. The method was originally introduced by Choi and Pak to study the 2003 SARS-COV </w:t>
      </w:r>
      <w:r w:rsidR="00802048" w:rsidRPr="00B54640">
        <w:rPr>
          <w:rFonts w:ascii="Garamond" w:hAnsi="Garamond"/>
          <w:kern w:val="0"/>
          <w:sz w:val="24"/>
          <w:szCs w:val="24"/>
          <w:rPrChange w:id="465" w:author="Yang Liu" w:date="2020-08-09T20:41:00Z">
            <w:rPr>
              <w:rFonts w:ascii="Times New Roman" w:hAnsi="Times New Roman"/>
              <w:kern w:val="0"/>
              <w:sz w:val="24"/>
              <w:szCs w:val="24"/>
            </w:rPr>
          </w:rPrChange>
        </w:rPr>
        <w:t>outbreak</w:t>
      </w:r>
      <w:r w:rsidR="00802048" w:rsidRPr="00B54640">
        <w:rPr>
          <w:rFonts w:ascii="Garamond" w:hAnsi="Garamond"/>
          <w:noProof/>
          <w:kern w:val="0"/>
          <w:sz w:val="24"/>
          <w:szCs w:val="24"/>
          <w:vertAlign w:val="superscript"/>
          <w:rPrChange w:id="466" w:author="Yang Liu" w:date="2020-08-09T20:41:00Z">
            <w:rPr>
              <w:rFonts w:ascii="Times New Roman" w:hAnsi="Times New Roman"/>
              <w:noProof/>
              <w:kern w:val="0"/>
              <w:sz w:val="24"/>
              <w:szCs w:val="24"/>
              <w:vertAlign w:val="superscript"/>
            </w:rPr>
          </w:rPrChange>
        </w:rPr>
        <w:t xml:space="preserve"> [</w:t>
      </w:r>
      <w:r w:rsidRPr="00B54640">
        <w:rPr>
          <w:rFonts w:ascii="Garamond" w:hAnsi="Garamond"/>
          <w:noProof/>
          <w:kern w:val="0"/>
          <w:sz w:val="24"/>
          <w:szCs w:val="24"/>
          <w:vertAlign w:val="superscript"/>
          <w:rPrChange w:id="467" w:author="Yang Liu" w:date="2020-08-09T20:41:00Z">
            <w:rPr>
              <w:rFonts w:ascii="Times New Roman" w:hAnsi="Times New Roman"/>
              <w:noProof/>
              <w:kern w:val="0"/>
              <w:sz w:val="24"/>
              <w:szCs w:val="24"/>
              <w:vertAlign w:val="superscript"/>
            </w:rPr>
          </w:rPrChange>
        </w:rPr>
        <w:t>14]</w:t>
      </w:r>
      <w:r w:rsidRPr="00B54640">
        <w:rPr>
          <w:rFonts w:ascii="Garamond" w:hAnsi="Garamond"/>
          <w:kern w:val="0"/>
          <w:sz w:val="24"/>
          <w:szCs w:val="24"/>
          <w:rPrChange w:id="468" w:author="Yang Liu" w:date="2020-08-09T20:41:00Z">
            <w:rPr>
              <w:rFonts w:ascii="Times New Roman" w:hAnsi="Times New Roman"/>
              <w:kern w:val="0"/>
              <w:sz w:val="24"/>
              <w:szCs w:val="24"/>
            </w:rPr>
          </w:rPrChange>
        </w:rPr>
        <w:t>.</w:t>
      </w:r>
      <w:r w:rsidR="006A0901" w:rsidRPr="00B54640">
        <w:rPr>
          <w:rFonts w:ascii="Garamond" w:hAnsi="Garamond"/>
          <w:kern w:val="0"/>
          <w:sz w:val="24"/>
          <w:szCs w:val="24"/>
          <w:rPrChange w:id="469" w:author="Yang Liu" w:date="2020-08-09T20:41:00Z">
            <w:rPr>
              <w:rFonts w:ascii="Times New Roman" w:hAnsi="Times New Roman"/>
              <w:kern w:val="0"/>
              <w:sz w:val="24"/>
              <w:szCs w:val="24"/>
            </w:rPr>
          </w:rPrChange>
        </w:rPr>
        <w:t xml:space="preserve"> </w:t>
      </w:r>
      <w:r w:rsidRPr="00B54640">
        <w:rPr>
          <w:rFonts w:ascii="Garamond" w:hAnsi="Garamond"/>
          <w:kern w:val="0"/>
          <w:sz w:val="24"/>
          <w:szCs w:val="24"/>
          <w:rPrChange w:id="470" w:author="Yang Liu" w:date="2020-08-09T20:41:00Z">
            <w:rPr>
              <w:rFonts w:ascii="Times New Roman" w:hAnsi="Times New Roman"/>
              <w:kern w:val="0"/>
              <w:sz w:val="24"/>
              <w:szCs w:val="24"/>
            </w:rPr>
          </w:rPrChange>
        </w:rPr>
        <w:t xml:space="preserve">Each unit was assumed to be a closed system during an outbreak. All outbreaks were assumed to be seeded by a single case (i.e., the primary case). It was also assumed that at the early stage of the outbreak all in the unit were </w:t>
      </w:r>
      <w:r w:rsidRPr="00B54640">
        <w:rPr>
          <w:rFonts w:ascii="Garamond" w:hAnsi="Garamond"/>
          <w:kern w:val="0"/>
          <w:sz w:val="24"/>
          <w:szCs w:val="24"/>
          <w:rPrChange w:id="471" w:author="Yang Liu" w:date="2020-08-09T20:41:00Z">
            <w:rPr>
              <w:rFonts w:ascii="Times New Roman" w:hAnsi="Times New Roman"/>
              <w:kern w:val="0"/>
              <w:sz w:val="24"/>
              <w:szCs w:val="24"/>
            </w:rPr>
          </w:rPrChange>
        </w:rPr>
        <w:lastRenderedPageBreak/>
        <w:t>susceptible. The value of R</w:t>
      </w:r>
      <w:r w:rsidRPr="00B54640">
        <w:rPr>
          <w:rFonts w:ascii="Garamond" w:hAnsi="Garamond"/>
          <w:kern w:val="0"/>
          <w:sz w:val="24"/>
          <w:szCs w:val="24"/>
          <w:vertAlign w:val="subscript"/>
          <w:rPrChange w:id="472" w:author="Yang Liu" w:date="2020-08-09T20:41:00Z">
            <w:rPr>
              <w:rFonts w:ascii="Times New Roman" w:hAnsi="Times New Roman"/>
              <w:kern w:val="0"/>
              <w:sz w:val="24"/>
              <w:szCs w:val="24"/>
              <w:vertAlign w:val="subscript"/>
            </w:rPr>
          </w:rPrChange>
        </w:rPr>
        <w:t xml:space="preserve">0 </w:t>
      </w:r>
      <w:r w:rsidRPr="00B54640">
        <w:rPr>
          <w:rFonts w:ascii="Garamond" w:hAnsi="Garamond"/>
          <w:kern w:val="0"/>
          <w:sz w:val="24"/>
          <w:szCs w:val="24"/>
          <w:rPrChange w:id="473" w:author="Yang Liu" w:date="2020-08-09T20:41:00Z">
            <w:rPr>
              <w:rFonts w:ascii="Times New Roman" w:hAnsi="Times New Roman"/>
              <w:kern w:val="0"/>
              <w:sz w:val="24"/>
              <w:szCs w:val="24"/>
            </w:rPr>
          </w:rPrChange>
        </w:rPr>
        <w:t>is estimated using the following formula:</w:t>
      </w:r>
    </w:p>
    <w:p w14:paraId="42EDC0F5" w14:textId="513C7D4A" w:rsidR="000934F5" w:rsidRPr="00B54640" w:rsidRDefault="003045BF" w:rsidP="00C77B63">
      <w:pPr>
        <w:spacing w:line="480" w:lineRule="auto"/>
        <w:jc w:val="center"/>
        <w:rPr>
          <w:rFonts w:ascii="Garamond" w:hAnsi="Garamond"/>
          <w:kern w:val="0"/>
          <w:sz w:val="24"/>
          <w:szCs w:val="24"/>
          <w:lang w:val="fr-FR"/>
          <w:rPrChange w:id="474" w:author="Yang Liu" w:date="2020-08-09T20:41:00Z">
            <w:rPr>
              <w:rFonts w:ascii="Times New Roman" w:hAnsi="Times New Roman"/>
              <w:kern w:val="0"/>
              <w:sz w:val="24"/>
              <w:szCs w:val="24"/>
              <w:lang w:val="fr-FR"/>
            </w:rPr>
          </w:rPrChange>
        </w:rPr>
      </w:pPr>
      <m:oMath>
        <m:nary>
          <m:naryPr>
            <m:chr m:val="∑"/>
            <m:limLoc m:val="undOvr"/>
            <m:subHide m:val="1"/>
            <m:supHide m:val="1"/>
            <m:ctrlPr>
              <w:rPr>
                <w:rFonts w:ascii="Cambria Math" w:hAnsi="Cambria Math"/>
                <w:kern w:val="0"/>
                <w:sz w:val="24"/>
                <w:szCs w:val="24"/>
                <w:rPrChange w:id="475" w:author="Yang Liu" w:date="2020-08-09T20:41:00Z">
                  <w:rPr>
                    <w:rFonts w:ascii="Cambria Math" w:hAnsi="Times New Roman"/>
                    <w:kern w:val="0"/>
                    <w:sz w:val="24"/>
                    <w:szCs w:val="24"/>
                  </w:rPr>
                </w:rPrChange>
              </w:rPr>
            </m:ctrlPr>
          </m:naryPr>
          <m:sub/>
          <m:sup/>
          <m:e>
            <m:sSub>
              <m:sSubPr>
                <m:ctrlPr>
                  <w:rPr>
                    <w:rFonts w:ascii="Cambria Math" w:hAnsi="Cambria Math"/>
                    <w:kern w:val="0"/>
                    <w:sz w:val="24"/>
                    <w:szCs w:val="24"/>
                    <w:rPrChange w:id="476" w:author="Yang Liu" w:date="2020-08-09T20:41:00Z">
                      <w:rPr>
                        <w:rFonts w:ascii="Cambria Math" w:hAnsi="Times New Roman"/>
                        <w:kern w:val="0"/>
                        <w:sz w:val="24"/>
                        <w:szCs w:val="24"/>
                      </w:rPr>
                    </w:rPrChange>
                  </w:rPr>
                </m:ctrlPr>
              </m:sSubPr>
              <m:e>
                <m:r>
                  <m:rPr>
                    <m:sty m:val="p"/>
                  </m:rPr>
                  <w:rPr>
                    <w:rFonts w:ascii="Cambria Math" w:hAnsi="Cambria Math"/>
                    <w:kern w:val="0"/>
                    <w:sz w:val="24"/>
                    <w:szCs w:val="24"/>
                    <w:lang w:val="fr-FR"/>
                    <w:rPrChange w:id="477" w:author="Yang Liu" w:date="2020-08-09T20:41:00Z">
                      <w:rPr>
                        <w:rFonts w:ascii="Cambria Math" w:hAnsi="Times New Roman"/>
                        <w:kern w:val="0"/>
                        <w:sz w:val="24"/>
                        <w:szCs w:val="24"/>
                        <w:lang w:val="fr-FR"/>
                      </w:rPr>
                    </w:rPrChange>
                  </w:rPr>
                  <m:t>N</m:t>
                </m:r>
              </m:e>
              <m:sub>
                <m:r>
                  <w:rPr>
                    <w:rFonts w:ascii="Cambria Math" w:hAnsi="Cambria Math"/>
                    <w:kern w:val="0"/>
                    <w:sz w:val="24"/>
                    <w:szCs w:val="24"/>
                    <w:lang w:val="fr-FR"/>
                    <w:rPrChange w:id="478" w:author="Yang Liu" w:date="2020-08-09T20:41:00Z">
                      <w:rPr>
                        <w:rFonts w:ascii="Cambria Math" w:hAnsi="Cambria Math"/>
                        <w:kern w:val="0"/>
                        <w:sz w:val="24"/>
                        <w:szCs w:val="24"/>
                        <w:lang w:val="fr-FR"/>
                      </w:rPr>
                    </w:rPrChange>
                  </w:rPr>
                  <m:t>t</m:t>
                </m:r>
                <m:r>
                  <w:rPr>
                    <w:rFonts w:ascii="Cambria Math" w:hAnsi="Cambria Math"/>
                    <w:kern w:val="0"/>
                    <w:sz w:val="24"/>
                    <w:szCs w:val="24"/>
                    <w:lang w:val="fr-FR"/>
                    <w:rPrChange w:id="479" w:author="Yang Liu" w:date="2020-08-09T20:41:00Z">
                      <w:rPr>
                        <w:rFonts w:ascii="Times New Roman" w:hAnsi="Cambria Math"/>
                        <w:kern w:val="0"/>
                        <w:sz w:val="24"/>
                        <w:szCs w:val="24"/>
                        <w:lang w:val="fr-FR"/>
                      </w:rPr>
                    </w:rPrChange>
                  </w:rPr>
                  <m:t>*</m:t>
                </m:r>
                <m:r>
                  <w:rPr>
                    <w:rFonts w:ascii="Cambria Math" w:hAnsi="Cambria Math"/>
                    <w:kern w:val="0"/>
                    <w:sz w:val="24"/>
                    <w:szCs w:val="24"/>
                    <w:lang w:val="fr-FR"/>
                    <w:rPrChange w:id="480" w:author="Yang Liu" w:date="2020-08-09T20:41:00Z">
                      <w:rPr>
                        <w:rFonts w:ascii="Cambria Math" w:hAnsi="Cambria Math"/>
                        <w:kern w:val="0"/>
                        <w:sz w:val="24"/>
                        <w:szCs w:val="24"/>
                        <w:lang w:val="fr-FR"/>
                      </w:rPr>
                    </w:rPrChange>
                  </w:rPr>
                  <m:t>i</m:t>
                </m:r>
              </m:sub>
            </m:sSub>
          </m:e>
        </m:nary>
      </m:oMath>
      <w:r w:rsidR="000934F5" w:rsidRPr="00B54640">
        <w:rPr>
          <w:rFonts w:ascii="Garamond" w:hAnsi="Garamond"/>
          <w:kern w:val="0"/>
          <w:sz w:val="24"/>
          <w:szCs w:val="24"/>
          <w:lang w:val="fr-FR"/>
          <w:rPrChange w:id="481" w:author="Yang Liu" w:date="2020-08-09T20:41:00Z">
            <w:rPr>
              <w:rFonts w:ascii="Times New Roman" w:hAnsi="Times New Roman"/>
              <w:kern w:val="0"/>
              <w:sz w:val="24"/>
              <w:szCs w:val="24"/>
              <w:lang w:val="fr-FR"/>
            </w:rPr>
          </w:rPrChange>
        </w:rPr>
        <w:t>=1+R</w:t>
      </w:r>
      <w:r w:rsidR="000934F5" w:rsidRPr="00B54640">
        <w:rPr>
          <w:rFonts w:ascii="Garamond" w:hAnsi="Garamond"/>
          <w:kern w:val="0"/>
          <w:sz w:val="24"/>
          <w:szCs w:val="24"/>
          <w:vertAlign w:val="subscript"/>
          <w:lang w:val="fr-FR"/>
          <w:rPrChange w:id="482" w:author="Yang Liu" w:date="2020-08-09T20:41:00Z">
            <w:rPr>
              <w:rFonts w:ascii="Times New Roman" w:hAnsi="Times New Roman"/>
              <w:kern w:val="0"/>
              <w:sz w:val="24"/>
              <w:szCs w:val="24"/>
              <w:vertAlign w:val="subscript"/>
              <w:lang w:val="fr-FR"/>
            </w:rPr>
          </w:rPrChange>
        </w:rPr>
        <w:t>0</w:t>
      </w:r>
      <w:r w:rsidR="000934F5" w:rsidRPr="00B54640">
        <w:rPr>
          <w:rFonts w:ascii="Garamond" w:hAnsi="Garamond"/>
          <w:kern w:val="0"/>
          <w:sz w:val="24"/>
          <w:szCs w:val="24"/>
          <w:lang w:val="fr-FR"/>
          <w:rPrChange w:id="483" w:author="Yang Liu" w:date="2020-08-09T20:41:00Z">
            <w:rPr>
              <w:rFonts w:ascii="Times New Roman" w:hAnsi="Times New Roman"/>
              <w:kern w:val="0"/>
              <w:sz w:val="24"/>
              <w:szCs w:val="24"/>
              <w:lang w:val="fr-FR"/>
            </w:rPr>
          </w:rPrChange>
        </w:rPr>
        <w:t>+R</w:t>
      </w:r>
      <w:r w:rsidR="000934F5" w:rsidRPr="00B54640">
        <w:rPr>
          <w:rFonts w:ascii="Garamond" w:hAnsi="Garamond"/>
          <w:kern w:val="0"/>
          <w:sz w:val="24"/>
          <w:szCs w:val="24"/>
          <w:vertAlign w:val="subscript"/>
          <w:lang w:val="fr-FR"/>
          <w:rPrChange w:id="484" w:author="Yang Liu" w:date="2020-08-09T20:41:00Z">
            <w:rPr>
              <w:rFonts w:ascii="Times New Roman" w:hAnsi="Times New Roman"/>
              <w:kern w:val="0"/>
              <w:sz w:val="24"/>
              <w:szCs w:val="24"/>
              <w:vertAlign w:val="subscript"/>
              <w:lang w:val="fr-FR"/>
            </w:rPr>
          </w:rPrChange>
        </w:rPr>
        <w:t>0</w:t>
      </w:r>
      <w:r w:rsidR="000934F5" w:rsidRPr="00B54640">
        <w:rPr>
          <w:rFonts w:ascii="Garamond" w:hAnsi="Garamond"/>
          <w:kern w:val="0"/>
          <w:sz w:val="24"/>
          <w:szCs w:val="24"/>
          <w:vertAlign w:val="superscript"/>
          <w:lang w:val="fr-FR"/>
          <w:rPrChange w:id="485" w:author="Yang Liu" w:date="2020-08-09T20:41:00Z">
            <w:rPr>
              <w:rFonts w:ascii="Times New Roman" w:hAnsi="Times New Roman"/>
              <w:kern w:val="0"/>
              <w:sz w:val="24"/>
              <w:szCs w:val="24"/>
              <w:vertAlign w:val="superscript"/>
              <w:lang w:val="fr-FR"/>
            </w:rPr>
          </w:rPrChange>
        </w:rPr>
        <w:t>2</w:t>
      </w:r>
      <w:r w:rsidR="000934F5" w:rsidRPr="00B54640">
        <w:rPr>
          <w:rFonts w:ascii="Garamond" w:hAnsi="Garamond"/>
          <w:kern w:val="0"/>
          <w:sz w:val="24"/>
          <w:szCs w:val="24"/>
          <w:lang w:val="fr-FR"/>
          <w:rPrChange w:id="486" w:author="Yang Liu" w:date="2020-08-09T20:41:00Z">
            <w:rPr>
              <w:rFonts w:ascii="Times New Roman" w:hAnsi="Times New Roman"/>
              <w:kern w:val="0"/>
              <w:sz w:val="24"/>
              <w:szCs w:val="24"/>
              <w:lang w:val="fr-FR"/>
            </w:rPr>
          </w:rPrChange>
        </w:rPr>
        <w:t>+R</w:t>
      </w:r>
      <w:r w:rsidR="000934F5" w:rsidRPr="00B54640">
        <w:rPr>
          <w:rFonts w:ascii="Garamond" w:hAnsi="Garamond"/>
          <w:kern w:val="0"/>
          <w:sz w:val="24"/>
          <w:szCs w:val="24"/>
          <w:vertAlign w:val="subscript"/>
          <w:lang w:val="fr-FR"/>
          <w:rPrChange w:id="487" w:author="Yang Liu" w:date="2020-08-09T20:41:00Z">
            <w:rPr>
              <w:rFonts w:ascii="Times New Roman" w:hAnsi="Times New Roman"/>
              <w:kern w:val="0"/>
              <w:sz w:val="24"/>
              <w:szCs w:val="24"/>
              <w:vertAlign w:val="subscript"/>
              <w:lang w:val="fr-FR"/>
            </w:rPr>
          </w:rPrChange>
        </w:rPr>
        <w:t>0</w:t>
      </w:r>
      <w:r w:rsidR="000934F5" w:rsidRPr="00B54640">
        <w:rPr>
          <w:rFonts w:ascii="Garamond" w:hAnsi="Garamond"/>
          <w:kern w:val="0"/>
          <w:sz w:val="24"/>
          <w:szCs w:val="24"/>
          <w:vertAlign w:val="superscript"/>
          <w:lang w:val="fr-FR"/>
          <w:rPrChange w:id="488" w:author="Yang Liu" w:date="2020-08-09T20:41:00Z">
            <w:rPr>
              <w:rFonts w:ascii="Times New Roman" w:hAnsi="Times New Roman"/>
              <w:kern w:val="0"/>
              <w:sz w:val="24"/>
              <w:szCs w:val="24"/>
              <w:vertAlign w:val="superscript"/>
              <w:lang w:val="fr-FR"/>
            </w:rPr>
          </w:rPrChange>
        </w:rPr>
        <w:t>3</w:t>
      </w:r>
      <w:r w:rsidR="000934F5" w:rsidRPr="00B54640">
        <w:rPr>
          <w:rFonts w:ascii="Garamond" w:hAnsi="Garamond"/>
          <w:kern w:val="0"/>
          <w:sz w:val="24"/>
          <w:szCs w:val="24"/>
          <w:lang w:val="fr-FR"/>
          <w:rPrChange w:id="489" w:author="Yang Liu" w:date="2020-08-09T20:41:00Z">
            <w:rPr>
              <w:rFonts w:ascii="Times New Roman" w:hAnsi="Times New Roman"/>
              <w:kern w:val="0"/>
              <w:sz w:val="24"/>
              <w:szCs w:val="24"/>
              <w:lang w:val="fr-FR"/>
            </w:rPr>
          </w:rPrChange>
        </w:rPr>
        <w:t>+…+R</w:t>
      </w:r>
      <w:r w:rsidR="000934F5" w:rsidRPr="00B54640">
        <w:rPr>
          <w:rFonts w:ascii="Garamond" w:hAnsi="Garamond"/>
          <w:kern w:val="0"/>
          <w:sz w:val="24"/>
          <w:szCs w:val="24"/>
          <w:vertAlign w:val="subscript"/>
          <w:lang w:val="fr-FR"/>
          <w:rPrChange w:id="490" w:author="Yang Liu" w:date="2020-08-09T20:41:00Z">
            <w:rPr>
              <w:rFonts w:ascii="Times New Roman" w:hAnsi="Times New Roman"/>
              <w:kern w:val="0"/>
              <w:sz w:val="24"/>
              <w:szCs w:val="24"/>
              <w:vertAlign w:val="subscript"/>
              <w:lang w:val="fr-FR"/>
            </w:rPr>
          </w:rPrChange>
        </w:rPr>
        <w:t>0</w:t>
      </w:r>
      <w:r w:rsidR="000934F5" w:rsidRPr="00B54640">
        <w:rPr>
          <w:rFonts w:ascii="Garamond" w:hAnsi="Garamond"/>
          <w:i/>
          <w:kern w:val="0"/>
          <w:sz w:val="24"/>
          <w:szCs w:val="24"/>
          <w:vertAlign w:val="superscript"/>
          <w:lang w:val="fr-FR"/>
          <w:rPrChange w:id="491" w:author="Yang Liu" w:date="2020-08-09T20:41:00Z">
            <w:rPr>
              <w:rFonts w:ascii="Times New Roman" w:hAnsi="Times New Roman"/>
              <w:i/>
              <w:kern w:val="0"/>
              <w:sz w:val="24"/>
              <w:szCs w:val="24"/>
              <w:vertAlign w:val="superscript"/>
              <w:lang w:val="fr-FR"/>
            </w:rPr>
          </w:rPrChange>
        </w:rPr>
        <w:t>t</w:t>
      </w:r>
      <w:r w:rsidR="000934F5" w:rsidRPr="00B54640">
        <w:rPr>
          <w:rFonts w:ascii="Garamond" w:hAnsi="Garamond"/>
          <w:kern w:val="0"/>
          <w:sz w:val="24"/>
          <w:szCs w:val="24"/>
          <w:lang w:val="fr-FR"/>
          <w:rPrChange w:id="492" w:author="Yang Liu" w:date="2020-08-09T20:41:00Z">
            <w:rPr>
              <w:rFonts w:ascii="Times New Roman" w:hAnsi="Times New Roman"/>
              <w:kern w:val="0"/>
              <w:sz w:val="24"/>
              <w:szCs w:val="24"/>
              <w:lang w:val="fr-FR"/>
            </w:rPr>
          </w:rPrChange>
        </w:rPr>
        <w:t>=(R</w:t>
      </w:r>
      <w:r w:rsidR="000934F5" w:rsidRPr="00B54640">
        <w:rPr>
          <w:rFonts w:ascii="Garamond" w:hAnsi="Garamond"/>
          <w:kern w:val="0"/>
          <w:sz w:val="24"/>
          <w:szCs w:val="24"/>
          <w:vertAlign w:val="subscript"/>
          <w:lang w:val="fr-FR"/>
          <w:rPrChange w:id="493" w:author="Yang Liu" w:date="2020-08-09T20:41:00Z">
            <w:rPr>
              <w:rFonts w:ascii="Times New Roman" w:hAnsi="Times New Roman"/>
              <w:kern w:val="0"/>
              <w:sz w:val="24"/>
              <w:szCs w:val="24"/>
              <w:vertAlign w:val="subscript"/>
              <w:lang w:val="fr-FR"/>
            </w:rPr>
          </w:rPrChange>
        </w:rPr>
        <w:t>0</w:t>
      </w:r>
      <w:r w:rsidR="000934F5" w:rsidRPr="00B54640">
        <w:rPr>
          <w:rFonts w:ascii="Garamond" w:hAnsi="Garamond"/>
          <w:i/>
          <w:kern w:val="0"/>
          <w:sz w:val="24"/>
          <w:szCs w:val="24"/>
          <w:vertAlign w:val="superscript"/>
          <w:lang w:val="fr-FR"/>
          <w:rPrChange w:id="494" w:author="Yang Liu" w:date="2020-08-09T20:41:00Z">
            <w:rPr>
              <w:rFonts w:ascii="Times New Roman" w:hAnsi="Times New Roman"/>
              <w:i/>
              <w:kern w:val="0"/>
              <w:sz w:val="24"/>
              <w:szCs w:val="24"/>
              <w:vertAlign w:val="superscript"/>
              <w:lang w:val="fr-FR"/>
            </w:rPr>
          </w:rPrChange>
        </w:rPr>
        <w:t>t+1</w:t>
      </w:r>
      <w:r w:rsidR="000934F5" w:rsidRPr="00B54640">
        <w:rPr>
          <w:rFonts w:ascii="Garamond" w:hAnsi="Garamond"/>
          <w:kern w:val="0"/>
          <w:sz w:val="24"/>
          <w:szCs w:val="24"/>
          <w:lang w:val="fr-FR"/>
          <w:rPrChange w:id="495" w:author="Yang Liu" w:date="2020-08-09T20:41:00Z">
            <w:rPr>
              <w:rFonts w:ascii="Times New Roman" w:hAnsi="Times New Roman"/>
              <w:kern w:val="0"/>
              <w:sz w:val="24"/>
              <w:szCs w:val="24"/>
              <w:lang w:val="fr-FR"/>
            </w:rPr>
          </w:rPrChange>
        </w:rPr>
        <w:t>-1)</w:t>
      </w:r>
      <w:r w:rsidR="006A0901" w:rsidRPr="00B54640">
        <w:rPr>
          <w:rFonts w:ascii="Garamond" w:hAnsi="Garamond"/>
          <w:kern w:val="0"/>
          <w:sz w:val="24"/>
          <w:szCs w:val="24"/>
          <w:lang w:val="fr-FR"/>
          <w:rPrChange w:id="496" w:author="Yang Liu" w:date="2020-08-09T20:41:00Z">
            <w:rPr>
              <w:rFonts w:ascii="Times New Roman" w:hAnsi="Times New Roman"/>
              <w:kern w:val="0"/>
              <w:sz w:val="24"/>
              <w:szCs w:val="24"/>
              <w:lang w:val="fr-FR"/>
            </w:rPr>
          </w:rPrChange>
        </w:rPr>
        <w:t xml:space="preserve"> </w:t>
      </w:r>
      <w:r w:rsidR="000934F5" w:rsidRPr="00B54640">
        <w:rPr>
          <w:rFonts w:ascii="Garamond" w:hAnsi="Garamond"/>
          <w:kern w:val="0"/>
          <w:sz w:val="24"/>
          <w:szCs w:val="24"/>
          <w:lang w:val="fr-FR"/>
          <w:rPrChange w:id="497" w:author="Yang Liu" w:date="2020-08-09T20:41:00Z">
            <w:rPr>
              <w:rFonts w:ascii="Times New Roman" w:hAnsi="Times New Roman"/>
              <w:kern w:val="0"/>
              <w:sz w:val="24"/>
              <w:szCs w:val="24"/>
              <w:lang w:val="fr-FR"/>
            </w:rPr>
          </w:rPrChange>
        </w:rPr>
        <w:t>/(R</w:t>
      </w:r>
      <w:r w:rsidR="000934F5" w:rsidRPr="00B54640">
        <w:rPr>
          <w:rFonts w:ascii="Garamond" w:hAnsi="Garamond"/>
          <w:kern w:val="0"/>
          <w:sz w:val="24"/>
          <w:szCs w:val="24"/>
          <w:vertAlign w:val="subscript"/>
          <w:lang w:val="fr-FR"/>
          <w:rPrChange w:id="498" w:author="Yang Liu" w:date="2020-08-09T20:41:00Z">
            <w:rPr>
              <w:rFonts w:ascii="Times New Roman" w:hAnsi="Times New Roman"/>
              <w:kern w:val="0"/>
              <w:sz w:val="24"/>
              <w:szCs w:val="24"/>
              <w:vertAlign w:val="subscript"/>
              <w:lang w:val="fr-FR"/>
            </w:rPr>
          </w:rPrChange>
        </w:rPr>
        <w:t>0</w:t>
      </w:r>
      <w:r w:rsidR="000934F5" w:rsidRPr="00B54640">
        <w:rPr>
          <w:rFonts w:ascii="Garamond" w:hAnsi="Garamond"/>
          <w:kern w:val="0"/>
          <w:sz w:val="24"/>
          <w:szCs w:val="24"/>
          <w:lang w:val="fr-FR"/>
          <w:rPrChange w:id="499" w:author="Yang Liu" w:date="2020-08-09T20:41:00Z">
            <w:rPr>
              <w:rFonts w:ascii="Times New Roman" w:hAnsi="Times New Roman"/>
              <w:kern w:val="0"/>
              <w:sz w:val="24"/>
              <w:szCs w:val="24"/>
              <w:lang w:val="fr-FR"/>
            </w:rPr>
          </w:rPrChange>
        </w:rPr>
        <w:t>-1)</w:t>
      </w:r>
    </w:p>
    <w:p w14:paraId="0ACA89A3" w14:textId="3EADB848" w:rsidR="00CD3717" w:rsidRPr="00B54640" w:rsidRDefault="000934F5" w:rsidP="00C77B63">
      <w:pPr>
        <w:spacing w:line="480" w:lineRule="auto"/>
        <w:jc w:val="left"/>
        <w:rPr>
          <w:ins w:id="500" w:author="Yang Liu" w:date="2020-08-09T18:54:00Z"/>
          <w:rFonts w:ascii="Garamond" w:hAnsi="Garamond"/>
          <w:kern w:val="0"/>
          <w:sz w:val="24"/>
          <w:szCs w:val="24"/>
          <w:rPrChange w:id="501" w:author="Yang Liu" w:date="2020-08-09T20:41:00Z">
            <w:rPr>
              <w:ins w:id="502" w:author="Yang Liu" w:date="2020-08-09T18:54:00Z"/>
              <w:rFonts w:ascii="Times New Roman" w:hAnsi="Times New Roman"/>
              <w:kern w:val="0"/>
              <w:sz w:val="24"/>
              <w:szCs w:val="24"/>
            </w:rPr>
          </w:rPrChange>
        </w:rPr>
      </w:pPr>
      <w:r w:rsidRPr="00B54640">
        <w:rPr>
          <w:rFonts w:ascii="Garamond" w:hAnsi="Garamond"/>
          <w:kern w:val="0"/>
          <w:sz w:val="24"/>
          <w:szCs w:val="24"/>
          <w:rPrChange w:id="503" w:author="Yang Liu" w:date="2020-08-09T20:41:00Z">
            <w:rPr>
              <w:rFonts w:ascii="Times New Roman" w:hAnsi="Times New Roman"/>
              <w:kern w:val="0"/>
              <w:sz w:val="24"/>
              <w:szCs w:val="24"/>
            </w:rPr>
          </w:rPrChange>
        </w:rPr>
        <w:t xml:space="preserve">Where, </w:t>
      </w:r>
      <w:r w:rsidRPr="00B54640">
        <w:rPr>
          <w:rFonts w:ascii="Garamond" w:hAnsi="Garamond"/>
          <w:i/>
          <w:kern w:val="0"/>
          <w:sz w:val="24"/>
          <w:szCs w:val="24"/>
          <w:rPrChange w:id="504" w:author="Yang Liu" w:date="2020-08-09T20:41:00Z">
            <w:rPr>
              <w:rFonts w:ascii="Times New Roman" w:hAnsi="Times New Roman"/>
              <w:i/>
              <w:kern w:val="0"/>
              <w:sz w:val="24"/>
              <w:szCs w:val="24"/>
            </w:rPr>
          </w:rPrChange>
        </w:rPr>
        <w:t>i</w:t>
      </w:r>
      <w:r w:rsidRPr="00B54640">
        <w:rPr>
          <w:rFonts w:ascii="Garamond" w:hAnsi="Garamond"/>
          <w:kern w:val="0"/>
          <w:sz w:val="24"/>
          <w:szCs w:val="24"/>
          <w:rPrChange w:id="505" w:author="Yang Liu" w:date="2020-08-09T20:41:00Z">
            <w:rPr>
              <w:rFonts w:ascii="Times New Roman" w:hAnsi="Times New Roman"/>
              <w:kern w:val="0"/>
              <w:sz w:val="24"/>
              <w:szCs w:val="24"/>
            </w:rPr>
          </w:rPrChange>
        </w:rPr>
        <w:t xml:space="preserve"> refers to the incubation period of HFMD-related enteroviruses and </w:t>
      </w:r>
      <w:r w:rsidRPr="00B54640">
        <w:rPr>
          <w:rFonts w:ascii="Garamond" w:hAnsi="Garamond"/>
          <w:i/>
          <w:kern w:val="0"/>
          <w:sz w:val="24"/>
          <w:szCs w:val="24"/>
          <w:rPrChange w:id="506" w:author="Yang Liu" w:date="2020-08-09T20:41:00Z">
            <w:rPr>
              <w:rFonts w:ascii="Times New Roman" w:hAnsi="Times New Roman"/>
              <w:i/>
              <w:kern w:val="0"/>
              <w:sz w:val="24"/>
              <w:szCs w:val="24"/>
            </w:rPr>
          </w:rPrChange>
        </w:rPr>
        <w:t>t</w:t>
      </w:r>
      <w:r w:rsidRPr="00B54640">
        <w:rPr>
          <w:rFonts w:ascii="Garamond" w:hAnsi="Garamond"/>
          <w:kern w:val="0"/>
          <w:sz w:val="24"/>
          <w:szCs w:val="24"/>
          <w:rPrChange w:id="507" w:author="Yang Liu" w:date="2020-08-09T20:41:00Z">
            <w:rPr>
              <w:rFonts w:ascii="Times New Roman" w:hAnsi="Times New Roman"/>
              <w:kern w:val="0"/>
              <w:sz w:val="24"/>
              <w:szCs w:val="24"/>
            </w:rPr>
          </w:rPrChange>
        </w:rPr>
        <w:t xml:space="preserve"> the number of transmission generation. The total time elapsed, thus, is </w:t>
      </w:r>
      <w:r w:rsidRPr="00B54640">
        <w:rPr>
          <w:rFonts w:ascii="Garamond" w:hAnsi="Garamond"/>
          <w:i/>
          <w:kern w:val="0"/>
          <w:sz w:val="24"/>
          <w:szCs w:val="24"/>
          <w:rPrChange w:id="508" w:author="Yang Liu" w:date="2020-08-09T20:41:00Z">
            <w:rPr>
              <w:rFonts w:ascii="Times New Roman" w:hAnsi="Times New Roman"/>
              <w:i/>
              <w:kern w:val="0"/>
              <w:sz w:val="24"/>
              <w:szCs w:val="24"/>
            </w:rPr>
          </w:rPrChange>
        </w:rPr>
        <w:t>t*i</w:t>
      </w:r>
      <w:r w:rsidRPr="00B54640">
        <w:rPr>
          <w:rFonts w:ascii="Garamond" w:hAnsi="Garamond"/>
          <w:kern w:val="0"/>
          <w:sz w:val="24"/>
          <w:szCs w:val="24"/>
          <w:rPrChange w:id="509" w:author="Yang Liu" w:date="2020-08-09T20:41:00Z">
            <w:rPr>
              <w:rFonts w:ascii="Times New Roman" w:hAnsi="Times New Roman"/>
              <w:kern w:val="0"/>
              <w:sz w:val="24"/>
              <w:szCs w:val="24"/>
            </w:rPr>
          </w:rPrChange>
        </w:rPr>
        <w:t xml:space="preserve">. The notion </w:t>
      </w:r>
      <m:oMath>
        <m:nary>
          <m:naryPr>
            <m:chr m:val="∑"/>
            <m:limLoc m:val="undOvr"/>
            <m:subHide m:val="1"/>
            <m:supHide m:val="1"/>
            <m:ctrlPr>
              <w:rPr>
                <w:rFonts w:ascii="Cambria Math" w:hAnsi="Cambria Math"/>
                <w:kern w:val="0"/>
                <w:sz w:val="24"/>
                <w:szCs w:val="24"/>
                <w:rPrChange w:id="510" w:author="Yang Liu" w:date="2020-08-09T20:41:00Z">
                  <w:rPr>
                    <w:rFonts w:ascii="Cambria Math" w:hAnsi="Times New Roman"/>
                    <w:kern w:val="0"/>
                    <w:sz w:val="24"/>
                    <w:szCs w:val="24"/>
                  </w:rPr>
                </w:rPrChange>
              </w:rPr>
            </m:ctrlPr>
          </m:naryPr>
          <m:sub/>
          <m:sup/>
          <m:e>
            <m:sSub>
              <m:sSubPr>
                <m:ctrlPr>
                  <w:rPr>
                    <w:rFonts w:ascii="Cambria Math" w:hAnsi="Cambria Math"/>
                    <w:kern w:val="0"/>
                    <w:sz w:val="24"/>
                    <w:szCs w:val="24"/>
                    <w:rPrChange w:id="511" w:author="Yang Liu" w:date="2020-08-09T20:41:00Z">
                      <w:rPr>
                        <w:rFonts w:ascii="Cambria Math" w:hAnsi="Times New Roman"/>
                        <w:kern w:val="0"/>
                        <w:sz w:val="24"/>
                        <w:szCs w:val="24"/>
                      </w:rPr>
                    </w:rPrChange>
                  </w:rPr>
                </m:ctrlPr>
              </m:sSubPr>
              <m:e>
                <m:r>
                  <m:rPr>
                    <m:sty m:val="p"/>
                  </m:rPr>
                  <w:rPr>
                    <w:rFonts w:ascii="Cambria Math" w:hAnsi="Cambria Math"/>
                    <w:kern w:val="0"/>
                    <w:sz w:val="24"/>
                    <w:szCs w:val="24"/>
                    <w:rPrChange w:id="512" w:author="Yang Liu" w:date="2020-08-09T20:41:00Z">
                      <w:rPr>
                        <w:rFonts w:ascii="Cambria Math" w:hAnsi="Times New Roman"/>
                        <w:kern w:val="0"/>
                        <w:sz w:val="24"/>
                        <w:szCs w:val="24"/>
                      </w:rPr>
                    </w:rPrChange>
                  </w:rPr>
                  <m:t>N</m:t>
                </m:r>
              </m:e>
              <m:sub>
                <m:r>
                  <m:rPr>
                    <m:sty m:val="p"/>
                  </m:rPr>
                  <w:rPr>
                    <w:rFonts w:ascii="Cambria Math" w:hAnsi="Cambria Math"/>
                    <w:kern w:val="0"/>
                    <w:sz w:val="24"/>
                    <w:szCs w:val="24"/>
                    <w:rPrChange w:id="513" w:author="Yang Liu" w:date="2020-08-09T20:41:00Z">
                      <w:rPr>
                        <w:rFonts w:ascii="Cambria Math" w:hAnsi="Times New Roman"/>
                        <w:kern w:val="0"/>
                        <w:sz w:val="24"/>
                        <w:szCs w:val="24"/>
                      </w:rPr>
                    </w:rPrChange>
                  </w:rPr>
                  <m:t>t</m:t>
                </m:r>
                <m:r>
                  <m:rPr>
                    <m:sty m:val="p"/>
                  </m:rPr>
                  <w:rPr>
                    <w:rFonts w:ascii="Cambria Math" w:hAnsi="Cambria Math"/>
                    <w:kern w:val="0"/>
                    <w:sz w:val="24"/>
                    <w:szCs w:val="24"/>
                    <w:rPrChange w:id="514" w:author="Yang Liu" w:date="2020-08-09T20:41:00Z">
                      <w:rPr>
                        <w:rFonts w:ascii="Cambria Math" w:hAnsi="Cambria Math"/>
                        <w:kern w:val="0"/>
                        <w:sz w:val="24"/>
                        <w:szCs w:val="24"/>
                      </w:rPr>
                    </w:rPrChange>
                  </w:rPr>
                  <m:t>*</m:t>
                </m:r>
                <m:r>
                  <m:rPr>
                    <m:sty m:val="p"/>
                  </m:rPr>
                  <w:rPr>
                    <w:rFonts w:ascii="Cambria Math" w:hAnsi="Cambria Math"/>
                    <w:kern w:val="0"/>
                    <w:sz w:val="24"/>
                    <w:szCs w:val="24"/>
                    <w:rPrChange w:id="515" w:author="Yang Liu" w:date="2020-08-09T20:41:00Z">
                      <w:rPr>
                        <w:rFonts w:ascii="Cambria Math" w:hAnsi="Times New Roman"/>
                        <w:kern w:val="0"/>
                        <w:sz w:val="24"/>
                        <w:szCs w:val="24"/>
                      </w:rPr>
                    </w:rPrChange>
                  </w:rPr>
                  <m:t>i</m:t>
                </m:r>
              </m:sub>
            </m:sSub>
          </m:e>
        </m:nary>
      </m:oMath>
      <w:r w:rsidR="00CB0C8C" w:rsidRPr="00B54640">
        <w:rPr>
          <w:rFonts w:ascii="Garamond" w:hAnsi="Garamond"/>
          <w:kern w:val="0"/>
          <w:sz w:val="24"/>
          <w:szCs w:val="24"/>
          <w:rPrChange w:id="516" w:author="Yang Liu" w:date="2020-08-09T20:41:00Z">
            <w:rPr>
              <w:rFonts w:ascii="Times New Roman" w:hAnsi="Times New Roman" w:hint="eastAsia"/>
              <w:kern w:val="0"/>
              <w:sz w:val="24"/>
              <w:szCs w:val="24"/>
            </w:rPr>
          </w:rPrChange>
        </w:rPr>
        <w:t xml:space="preserve"> </w:t>
      </w:r>
      <w:r w:rsidRPr="00B54640">
        <w:rPr>
          <w:rFonts w:ascii="Garamond" w:hAnsi="Garamond"/>
          <w:kern w:val="0"/>
          <w:sz w:val="24"/>
          <w:szCs w:val="24"/>
          <w:rPrChange w:id="517" w:author="Yang Liu" w:date="2020-08-09T20:41:00Z">
            <w:rPr>
              <w:rFonts w:ascii="Times New Roman" w:hAnsi="Times New Roman"/>
              <w:kern w:val="0"/>
              <w:sz w:val="24"/>
              <w:szCs w:val="24"/>
            </w:rPr>
          </w:rPrChange>
        </w:rPr>
        <w:t xml:space="preserve">represents the expected cumulative number of cases on day </w:t>
      </w:r>
      <w:r w:rsidRPr="00B54640">
        <w:rPr>
          <w:rFonts w:ascii="Garamond" w:hAnsi="Garamond"/>
          <w:i/>
          <w:kern w:val="0"/>
          <w:sz w:val="24"/>
          <w:szCs w:val="24"/>
          <w:rPrChange w:id="518" w:author="Yang Liu" w:date="2020-08-09T20:41:00Z">
            <w:rPr>
              <w:rFonts w:ascii="Times New Roman" w:hAnsi="Times New Roman"/>
              <w:i/>
              <w:kern w:val="0"/>
              <w:sz w:val="24"/>
              <w:szCs w:val="24"/>
            </w:rPr>
          </w:rPrChange>
        </w:rPr>
        <w:t>t*i</w:t>
      </w:r>
      <w:r w:rsidRPr="00B54640">
        <w:rPr>
          <w:rFonts w:ascii="Garamond" w:hAnsi="Garamond"/>
          <w:kern w:val="0"/>
          <w:sz w:val="24"/>
          <w:szCs w:val="24"/>
          <w:rPrChange w:id="519" w:author="Yang Liu" w:date="2020-08-09T20:41:00Z">
            <w:rPr>
              <w:rFonts w:ascii="Times New Roman" w:hAnsi="Times New Roman"/>
              <w:kern w:val="0"/>
              <w:sz w:val="24"/>
              <w:szCs w:val="24"/>
            </w:rPr>
          </w:rPrChange>
        </w:rPr>
        <w:t xml:space="preserve"> of the initial growing phase. We assumed the incubation period to be 5 days, consistent with previous studies </w:t>
      </w:r>
      <w:r w:rsidRPr="00B54640">
        <w:rPr>
          <w:rFonts w:ascii="Garamond" w:hAnsi="Garamond"/>
          <w:noProof/>
          <w:kern w:val="0"/>
          <w:sz w:val="24"/>
          <w:szCs w:val="24"/>
          <w:vertAlign w:val="superscript"/>
          <w:rPrChange w:id="520" w:author="Yang Liu" w:date="2020-08-09T20:41:00Z">
            <w:rPr>
              <w:rFonts w:ascii="Times New Roman" w:hAnsi="Times New Roman"/>
              <w:noProof/>
              <w:kern w:val="0"/>
              <w:sz w:val="24"/>
              <w:szCs w:val="24"/>
              <w:vertAlign w:val="superscript"/>
            </w:rPr>
          </w:rPrChange>
        </w:rPr>
        <w:t>[11</w:t>
      </w:r>
      <w:r w:rsidR="00557C7B" w:rsidRPr="00B54640">
        <w:rPr>
          <w:rFonts w:ascii="Garamond" w:hAnsi="Garamond"/>
          <w:noProof/>
          <w:kern w:val="0"/>
          <w:sz w:val="24"/>
          <w:szCs w:val="24"/>
          <w:vertAlign w:val="superscript"/>
          <w:rPrChange w:id="521" w:author="Yang Liu" w:date="2020-08-09T20:41:00Z">
            <w:rPr>
              <w:rFonts w:ascii="Times New Roman" w:hAnsi="Times New Roman" w:hint="eastAsia"/>
              <w:noProof/>
              <w:kern w:val="0"/>
              <w:sz w:val="24"/>
              <w:szCs w:val="24"/>
              <w:vertAlign w:val="superscript"/>
            </w:rPr>
          </w:rPrChange>
        </w:rPr>
        <w:t>-</w:t>
      </w:r>
      <w:r w:rsidRPr="00B54640">
        <w:rPr>
          <w:rFonts w:ascii="Garamond" w:hAnsi="Garamond"/>
          <w:noProof/>
          <w:kern w:val="0"/>
          <w:sz w:val="24"/>
          <w:szCs w:val="24"/>
          <w:vertAlign w:val="superscript"/>
          <w:rPrChange w:id="522" w:author="Yang Liu" w:date="2020-08-09T20:41:00Z">
            <w:rPr>
              <w:rFonts w:ascii="Times New Roman" w:hAnsi="Times New Roman"/>
              <w:noProof/>
              <w:kern w:val="0"/>
              <w:sz w:val="24"/>
              <w:szCs w:val="24"/>
              <w:vertAlign w:val="superscript"/>
            </w:rPr>
          </w:rPrChange>
        </w:rPr>
        <w:t>12]</w:t>
      </w:r>
      <w:r w:rsidRPr="00B54640">
        <w:rPr>
          <w:rFonts w:ascii="Garamond" w:hAnsi="Garamond"/>
          <w:kern w:val="0"/>
          <w:sz w:val="24"/>
          <w:szCs w:val="24"/>
          <w:rPrChange w:id="523" w:author="Yang Liu" w:date="2020-08-09T20:41:00Z">
            <w:rPr>
              <w:rFonts w:ascii="Times New Roman" w:hAnsi="Times New Roman"/>
              <w:kern w:val="0"/>
              <w:sz w:val="24"/>
              <w:szCs w:val="24"/>
            </w:rPr>
          </w:rPrChange>
        </w:rPr>
        <w:t xml:space="preserve">. </w:t>
      </w:r>
      <w:commentRangeStart w:id="524"/>
      <w:ins w:id="525" w:author="Yang Liu" w:date="2020-08-09T20:28:00Z">
        <w:r w:rsidR="00763B9F" w:rsidRPr="00B54640">
          <w:rPr>
            <w:rFonts w:ascii="Garamond" w:hAnsi="Garamond"/>
            <w:kern w:val="0"/>
            <w:sz w:val="24"/>
            <w:szCs w:val="24"/>
            <w:rPrChange w:id="526" w:author="Yang Liu" w:date="2020-08-09T20:41:00Z">
              <w:rPr>
                <w:rFonts w:ascii="Times New Roman" w:hAnsi="Times New Roman"/>
                <w:kern w:val="0"/>
                <w:sz w:val="24"/>
                <w:szCs w:val="24"/>
              </w:rPr>
            </w:rPrChange>
          </w:rPr>
          <w:t xml:space="preserve">We also show results using incubation periods of 3 to 7 days in the Supplemental Material, as this parameter is currently not well understood. </w:t>
        </w:r>
        <w:commentRangeEnd w:id="524"/>
        <w:r w:rsidR="00A734D6" w:rsidRPr="00B54640">
          <w:rPr>
            <w:rStyle w:val="CommentReference"/>
            <w:rFonts w:ascii="Garamond" w:hAnsi="Garamond"/>
            <w:rPrChange w:id="527" w:author="Yang Liu" w:date="2020-08-09T20:41:00Z">
              <w:rPr>
                <w:rStyle w:val="CommentReference"/>
              </w:rPr>
            </w:rPrChange>
          </w:rPr>
          <w:commentReference w:id="524"/>
        </w:r>
      </w:ins>
      <w:r w:rsidRPr="00B54640">
        <w:rPr>
          <w:rFonts w:ascii="Garamond" w:hAnsi="Garamond"/>
          <w:kern w:val="0"/>
          <w:sz w:val="24"/>
          <w:szCs w:val="24"/>
          <w:rPrChange w:id="528" w:author="Yang Liu" w:date="2020-08-09T20:41:00Z">
            <w:rPr>
              <w:rFonts w:ascii="Times New Roman" w:hAnsi="Times New Roman"/>
              <w:kern w:val="0"/>
              <w:sz w:val="24"/>
              <w:szCs w:val="24"/>
            </w:rPr>
          </w:rPrChange>
        </w:rPr>
        <w:t>Kruskal-Wallis test was used to compare the estimated</w:t>
      </w:r>
      <w:ins w:id="529" w:author="Yang Liu" w:date="2020-08-09T18:39:00Z">
        <w:r w:rsidR="00DD5158" w:rsidRPr="00B54640">
          <w:rPr>
            <w:rFonts w:ascii="Garamond" w:hAnsi="Garamond"/>
            <w:kern w:val="0"/>
            <w:sz w:val="24"/>
            <w:szCs w:val="24"/>
            <w:rPrChange w:id="530" w:author="Yang Liu" w:date="2020-08-09T20:41:00Z">
              <w:rPr>
                <w:rFonts w:ascii="Times New Roman" w:hAnsi="Times New Roman"/>
                <w:kern w:val="0"/>
                <w:sz w:val="24"/>
                <w:szCs w:val="24"/>
              </w:rPr>
            </w:rPrChange>
          </w:rPr>
          <w:t xml:space="preserve"> </w:t>
        </w:r>
      </w:ins>
      <w:r w:rsidRPr="00B54640">
        <w:rPr>
          <w:rFonts w:ascii="Garamond" w:hAnsi="Garamond"/>
          <w:kern w:val="0"/>
          <w:sz w:val="24"/>
          <w:szCs w:val="24"/>
          <w:rPrChange w:id="531" w:author="Yang Liu" w:date="2020-08-09T20:41:00Z">
            <w:rPr>
              <w:rFonts w:ascii="Times New Roman" w:hAnsi="Times New Roman"/>
              <w:kern w:val="0"/>
              <w:sz w:val="24"/>
              <w:szCs w:val="24"/>
            </w:rPr>
          </w:rPrChange>
        </w:rPr>
        <w:t>R</w:t>
      </w:r>
      <w:r w:rsidRPr="00B54640">
        <w:rPr>
          <w:rFonts w:ascii="Garamond" w:hAnsi="Garamond"/>
          <w:kern w:val="0"/>
          <w:sz w:val="24"/>
          <w:szCs w:val="24"/>
          <w:vertAlign w:val="subscript"/>
          <w:rPrChange w:id="532" w:author="Yang Liu" w:date="2020-08-09T20:41:00Z">
            <w:rPr>
              <w:rFonts w:ascii="Times New Roman" w:hAnsi="Times New Roman"/>
              <w:kern w:val="0"/>
              <w:sz w:val="24"/>
              <w:szCs w:val="24"/>
              <w:vertAlign w:val="subscript"/>
            </w:rPr>
          </w:rPrChange>
        </w:rPr>
        <w:t>0</w:t>
      </w:r>
      <w:r w:rsidRPr="00B54640">
        <w:rPr>
          <w:rFonts w:ascii="Garamond" w:hAnsi="Garamond"/>
          <w:kern w:val="0"/>
          <w:sz w:val="24"/>
          <w:szCs w:val="24"/>
          <w:rPrChange w:id="533" w:author="Yang Liu" w:date="2020-08-09T20:41:00Z">
            <w:rPr>
              <w:rFonts w:ascii="Times New Roman" w:hAnsi="Times New Roman"/>
              <w:kern w:val="0"/>
              <w:sz w:val="24"/>
              <w:szCs w:val="24"/>
            </w:rPr>
          </w:rPrChange>
        </w:rPr>
        <w:t>s of all three HFMD related enterovirus serotypes.</w:t>
      </w:r>
      <w:ins w:id="534" w:author="Yang Liu" w:date="2020-08-09T18:41:00Z">
        <w:r w:rsidR="00E00DAA" w:rsidRPr="00B54640">
          <w:rPr>
            <w:rFonts w:ascii="Garamond" w:hAnsi="Garamond"/>
            <w:kern w:val="0"/>
            <w:sz w:val="24"/>
            <w:szCs w:val="24"/>
            <w:rPrChange w:id="535" w:author="Yang Liu" w:date="2020-08-09T20:41:00Z">
              <w:rPr>
                <w:rFonts w:ascii="Times New Roman" w:hAnsi="Times New Roman"/>
                <w:kern w:val="0"/>
                <w:sz w:val="24"/>
                <w:szCs w:val="24"/>
              </w:rPr>
            </w:rPrChange>
          </w:rPr>
          <w:t xml:space="preserve"> </w:t>
        </w:r>
      </w:ins>
      <w:ins w:id="536" w:author="Yang Liu" w:date="2020-08-09T18:54:00Z">
        <w:r w:rsidR="00CD3717" w:rsidRPr="00B54640">
          <w:rPr>
            <w:rFonts w:ascii="Garamond" w:hAnsi="Garamond"/>
            <w:kern w:val="0"/>
            <w:sz w:val="24"/>
            <w:szCs w:val="24"/>
            <w:rPrChange w:id="537" w:author="Yang Liu" w:date="2020-08-09T20:41:00Z">
              <w:rPr>
                <w:rFonts w:ascii="Times New Roman" w:hAnsi="Times New Roman"/>
                <w:kern w:val="0"/>
                <w:sz w:val="24"/>
                <w:szCs w:val="24"/>
              </w:rPr>
            </w:rPrChange>
          </w:rPr>
          <w:t>We validate this method via simulations based on an SEIR model (see Supplementary Mater</w:t>
        </w:r>
      </w:ins>
      <w:ins w:id="538" w:author="Yang Liu" w:date="2020-08-09T18:55:00Z">
        <w:r w:rsidR="00CD3717" w:rsidRPr="00B54640">
          <w:rPr>
            <w:rFonts w:ascii="Garamond" w:hAnsi="Garamond"/>
            <w:kern w:val="0"/>
            <w:sz w:val="24"/>
            <w:szCs w:val="24"/>
            <w:rPrChange w:id="539" w:author="Yang Liu" w:date="2020-08-09T20:41:00Z">
              <w:rPr>
                <w:rFonts w:ascii="Times New Roman" w:hAnsi="Times New Roman"/>
                <w:kern w:val="0"/>
                <w:sz w:val="24"/>
                <w:szCs w:val="24"/>
              </w:rPr>
            </w:rPrChange>
          </w:rPr>
          <w:t>ial Section 1</w:t>
        </w:r>
      </w:ins>
      <w:ins w:id="540" w:author="Yang Liu" w:date="2020-08-09T18:54:00Z">
        <w:r w:rsidR="00CD3717" w:rsidRPr="00B54640">
          <w:rPr>
            <w:rFonts w:ascii="Garamond" w:hAnsi="Garamond"/>
            <w:kern w:val="0"/>
            <w:sz w:val="24"/>
            <w:szCs w:val="24"/>
            <w:rPrChange w:id="541" w:author="Yang Liu" w:date="2020-08-09T20:41:00Z">
              <w:rPr>
                <w:rFonts w:ascii="Times New Roman" w:hAnsi="Times New Roman"/>
                <w:kern w:val="0"/>
                <w:sz w:val="24"/>
                <w:szCs w:val="24"/>
              </w:rPr>
            </w:rPrChange>
          </w:rPr>
          <w:t>).</w:t>
        </w:r>
      </w:ins>
    </w:p>
    <w:p w14:paraId="591E21FC" w14:textId="77777777" w:rsidR="00CD3717" w:rsidRPr="00B54640" w:rsidRDefault="00CD3717" w:rsidP="00C77B63">
      <w:pPr>
        <w:spacing w:line="480" w:lineRule="auto"/>
        <w:jc w:val="left"/>
        <w:rPr>
          <w:ins w:id="542" w:author="Yang Liu" w:date="2020-08-09T18:54:00Z"/>
          <w:rFonts w:ascii="Garamond" w:hAnsi="Garamond"/>
          <w:kern w:val="0"/>
          <w:sz w:val="24"/>
          <w:szCs w:val="24"/>
          <w:rPrChange w:id="543" w:author="Yang Liu" w:date="2020-08-09T20:41:00Z">
            <w:rPr>
              <w:ins w:id="544" w:author="Yang Liu" w:date="2020-08-09T18:54:00Z"/>
              <w:rFonts w:ascii="Times New Roman" w:hAnsi="Times New Roman"/>
              <w:kern w:val="0"/>
              <w:sz w:val="24"/>
              <w:szCs w:val="24"/>
            </w:rPr>
          </w:rPrChange>
        </w:rPr>
      </w:pPr>
    </w:p>
    <w:p w14:paraId="36104588" w14:textId="42BC9E9F" w:rsidR="000934F5" w:rsidRPr="00B54640" w:rsidRDefault="00E00DAA" w:rsidP="00C77B63">
      <w:pPr>
        <w:spacing w:line="480" w:lineRule="auto"/>
        <w:jc w:val="left"/>
        <w:rPr>
          <w:ins w:id="545" w:author="Yang Liu" w:date="2020-08-09T18:42:00Z"/>
          <w:rFonts w:ascii="Garamond" w:hAnsi="Garamond"/>
          <w:kern w:val="0"/>
          <w:sz w:val="24"/>
          <w:szCs w:val="24"/>
          <w:rPrChange w:id="546" w:author="Yang Liu" w:date="2020-08-09T20:41:00Z">
            <w:rPr>
              <w:ins w:id="547" w:author="Yang Liu" w:date="2020-08-09T18:42:00Z"/>
              <w:rFonts w:ascii="Times New Roman" w:hAnsi="Times New Roman"/>
              <w:kern w:val="0"/>
              <w:sz w:val="24"/>
              <w:szCs w:val="24"/>
            </w:rPr>
          </w:rPrChange>
        </w:rPr>
      </w:pPr>
      <w:ins w:id="548" w:author="Yang Liu" w:date="2020-08-09T18:41:00Z">
        <w:r w:rsidRPr="00B54640">
          <w:rPr>
            <w:rFonts w:ascii="Garamond" w:hAnsi="Garamond"/>
            <w:kern w:val="0"/>
            <w:sz w:val="24"/>
            <w:szCs w:val="24"/>
            <w:rPrChange w:id="549" w:author="Yang Liu" w:date="2020-08-09T20:41:00Z">
              <w:rPr>
                <w:rFonts w:ascii="Times New Roman" w:hAnsi="Times New Roman"/>
                <w:kern w:val="0"/>
                <w:sz w:val="24"/>
                <w:szCs w:val="24"/>
              </w:rPr>
            </w:rPrChange>
          </w:rPr>
          <w:t xml:space="preserve">Besides raw estimates, adjusted </w:t>
        </w:r>
      </w:ins>
      <w:ins w:id="550" w:author="Yang Liu" w:date="2020-08-09T18:42:00Z">
        <w:r w:rsidRPr="00B54640">
          <w:rPr>
            <w:rFonts w:ascii="Garamond" w:hAnsi="Garamond"/>
            <w:kern w:val="0"/>
            <w:sz w:val="24"/>
            <w:szCs w:val="24"/>
            <w:rPrChange w:id="551" w:author="Yang Liu" w:date="2020-08-09T20:41:00Z">
              <w:rPr>
                <w:rFonts w:ascii="Times New Roman" w:hAnsi="Times New Roman"/>
                <w:kern w:val="0"/>
                <w:sz w:val="24"/>
                <w:szCs w:val="24"/>
              </w:rPr>
            </w:rPrChange>
          </w:rPr>
          <w:t>R</w:t>
        </w:r>
        <w:r w:rsidRPr="00B54640">
          <w:rPr>
            <w:rFonts w:ascii="Garamond" w:hAnsi="Garamond"/>
            <w:kern w:val="0"/>
            <w:sz w:val="24"/>
            <w:szCs w:val="24"/>
            <w:vertAlign w:val="subscript"/>
            <w:rPrChange w:id="552" w:author="Yang Liu" w:date="2020-08-09T20:41:00Z">
              <w:rPr>
                <w:rFonts w:ascii="Times New Roman" w:hAnsi="Times New Roman"/>
                <w:kern w:val="0"/>
                <w:sz w:val="24"/>
                <w:szCs w:val="24"/>
                <w:vertAlign w:val="subscript"/>
              </w:rPr>
            </w:rPrChange>
          </w:rPr>
          <w:t>0</w:t>
        </w:r>
        <w:r w:rsidRPr="00B54640">
          <w:rPr>
            <w:rFonts w:ascii="Garamond" w:hAnsi="Garamond"/>
            <w:kern w:val="0"/>
            <w:sz w:val="24"/>
            <w:szCs w:val="24"/>
            <w:rPrChange w:id="553" w:author="Yang Liu" w:date="2020-08-09T20:41:00Z">
              <w:rPr>
                <w:rFonts w:ascii="Times New Roman" w:hAnsi="Times New Roman"/>
                <w:kern w:val="0"/>
                <w:sz w:val="24"/>
                <w:szCs w:val="24"/>
              </w:rPr>
            </w:rPrChange>
          </w:rPr>
          <w:t>s based on subtype specific seroprevalence are also provide</w:t>
        </w:r>
        <w:r w:rsidR="00455B33" w:rsidRPr="00B54640">
          <w:rPr>
            <w:rFonts w:ascii="Garamond" w:hAnsi="Garamond"/>
            <w:kern w:val="0"/>
            <w:sz w:val="24"/>
            <w:szCs w:val="24"/>
            <w:rPrChange w:id="554" w:author="Yang Liu" w:date="2020-08-09T20:41:00Z">
              <w:rPr>
                <w:rFonts w:ascii="Times New Roman" w:hAnsi="Times New Roman"/>
                <w:kern w:val="0"/>
                <w:sz w:val="24"/>
                <w:szCs w:val="24"/>
              </w:rPr>
            </w:rPrChange>
          </w:rPr>
          <w:t>d:</w:t>
        </w:r>
      </w:ins>
    </w:p>
    <w:p w14:paraId="6C3CE13A" w14:textId="62F893FC" w:rsidR="00455B33" w:rsidRPr="00B54640" w:rsidRDefault="003045BF" w:rsidP="00C77B63">
      <w:pPr>
        <w:spacing w:line="480" w:lineRule="auto"/>
        <w:jc w:val="left"/>
        <w:rPr>
          <w:ins w:id="555" w:author="Yang Liu" w:date="2020-08-09T18:42:00Z"/>
          <w:rFonts w:ascii="Garamond" w:hAnsi="Garamond"/>
          <w:kern w:val="0"/>
          <w:sz w:val="24"/>
          <w:szCs w:val="24"/>
          <w:rPrChange w:id="556" w:author="Yang Liu" w:date="2020-08-09T20:41:00Z">
            <w:rPr>
              <w:ins w:id="557" w:author="Yang Liu" w:date="2020-08-09T18:42:00Z"/>
              <w:rFonts w:ascii="Times New Roman" w:hAnsi="Times New Roman"/>
              <w:kern w:val="0"/>
              <w:sz w:val="24"/>
              <w:szCs w:val="24"/>
            </w:rPr>
          </w:rPrChange>
        </w:rPr>
      </w:pPr>
      <m:oMathPara>
        <m:oMath>
          <m:sSub>
            <m:sSubPr>
              <m:ctrlPr>
                <w:ins w:id="558" w:author="Yang Liu" w:date="2020-08-09T18:44:00Z">
                  <w:rPr>
                    <w:rFonts w:ascii="Cambria Math" w:hAnsi="Cambria Math"/>
                    <w:i/>
                    <w:kern w:val="0"/>
                    <w:sz w:val="24"/>
                    <w:szCs w:val="24"/>
                  </w:rPr>
                </w:ins>
              </m:ctrlPr>
            </m:sSubPr>
            <m:e>
              <m:r>
                <w:ins w:id="559" w:author="Yang Liu" w:date="2020-08-09T18:44:00Z">
                  <w:rPr>
                    <w:rFonts w:ascii="Cambria Math" w:hAnsi="Cambria Math"/>
                    <w:kern w:val="0"/>
                    <w:sz w:val="24"/>
                    <w:szCs w:val="24"/>
                  </w:rPr>
                  <m:t>R</m:t>
                </w:ins>
              </m:r>
            </m:e>
            <m:sub>
              <m:r>
                <w:ins w:id="560" w:author="Yang Liu" w:date="2020-08-09T18:44:00Z">
                  <w:rPr>
                    <w:rFonts w:ascii="Cambria Math" w:hAnsi="Cambria Math"/>
                    <w:kern w:val="0"/>
                    <w:sz w:val="24"/>
                    <w:szCs w:val="24"/>
                  </w:rPr>
                  <m:t>0.adj</m:t>
                </w:ins>
              </m:r>
            </m:sub>
          </m:sSub>
          <m:r>
            <w:ins w:id="561" w:author="Yang Liu" w:date="2020-08-09T18:44:00Z">
              <w:rPr>
                <w:rFonts w:ascii="Cambria Math" w:hAnsi="Cambria Math"/>
                <w:kern w:val="0"/>
                <w:sz w:val="24"/>
                <w:szCs w:val="24"/>
              </w:rPr>
              <m:t xml:space="preserve">= </m:t>
            </w:ins>
          </m:r>
          <m:f>
            <m:fPr>
              <m:ctrlPr>
                <w:ins w:id="562" w:author="Yang Liu" w:date="2020-08-09T18:44:00Z">
                  <w:rPr>
                    <w:rFonts w:ascii="Cambria Math" w:hAnsi="Cambria Math"/>
                    <w:i/>
                    <w:kern w:val="0"/>
                    <w:sz w:val="24"/>
                    <w:szCs w:val="24"/>
                  </w:rPr>
                </w:ins>
              </m:ctrlPr>
            </m:fPr>
            <m:num>
              <m:sSub>
                <m:sSubPr>
                  <m:ctrlPr>
                    <w:ins w:id="563" w:author="Yang Liu" w:date="2020-08-09T18:44:00Z">
                      <w:rPr>
                        <w:rFonts w:ascii="Cambria Math" w:hAnsi="Cambria Math"/>
                        <w:i/>
                        <w:kern w:val="0"/>
                        <w:sz w:val="24"/>
                        <w:szCs w:val="24"/>
                      </w:rPr>
                    </w:ins>
                  </m:ctrlPr>
                </m:sSubPr>
                <m:e>
                  <m:r>
                    <w:ins w:id="564" w:author="Yang Liu" w:date="2020-08-09T18:44:00Z">
                      <w:rPr>
                        <w:rFonts w:ascii="Cambria Math" w:hAnsi="Cambria Math"/>
                        <w:kern w:val="0"/>
                        <w:sz w:val="24"/>
                        <w:szCs w:val="24"/>
                      </w:rPr>
                      <m:t>R</m:t>
                    </w:ins>
                  </m:r>
                </m:e>
                <m:sub>
                  <m:r>
                    <w:ins w:id="565" w:author="Yang Liu" w:date="2020-08-09T18:44:00Z">
                      <w:rPr>
                        <w:rFonts w:ascii="Cambria Math" w:hAnsi="Cambria Math"/>
                        <w:kern w:val="0"/>
                        <w:sz w:val="24"/>
                        <w:szCs w:val="24"/>
                      </w:rPr>
                      <m:t>0.raw</m:t>
                    </w:ins>
                  </m:r>
                </m:sub>
              </m:sSub>
            </m:num>
            <m:den>
              <m:r>
                <w:ins w:id="566" w:author="Yang Liu" w:date="2020-08-09T18:45:00Z">
                  <w:rPr>
                    <w:rFonts w:ascii="Cambria Math" w:hAnsi="Cambria Math"/>
                    <w:kern w:val="0"/>
                    <w:sz w:val="24"/>
                    <w:szCs w:val="24"/>
                  </w:rPr>
                  <m:t>1-</m:t>
                </w:ins>
              </m:r>
              <m:sSub>
                <m:sSubPr>
                  <m:ctrlPr>
                    <w:ins w:id="567" w:author="Yang Liu" w:date="2020-08-09T18:45:00Z">
                      <w:rPr>
                        <w:rFonts w:ascii="Cambria Math" w:hAnsi="Cambria Math"/>
                        <w:i/>
                        <w:kern w:val="0"/>
                        <w:sz w:val="24"/>
                        <w:szCs w:val="24"/>
                      </w:rPr>
                    </w:ins>
                  </m:ctrlPr>
                </m:sSubPr>
                <m:e>
                  <m:r>
                    <w:ins w:id="568" w:author="Yang Liu" w:date="2020-08-09T18:45:00Z">
                      <w:rPr>
                        <w:rFonts w:ascii="Cambria Math" w:hAnsi="Cambria Math"/>
                        <w:kern w:val="0"/>
                        <w:sz w:val="24"/>
                        <w:szCs w:val="24"/>
                      </w:rPr>
                      <m:t>p</m:t>
                    </w:ins>
                  </m:r>
                </m:e>
                <m:sub>
                  <m:r>
                    <w:ins w:id="569" w:author="Yang Liu" w:date="2020-08-09T18:46:00Z">
                      <w:rPr>
                        <w:rFonts w:ascii="Cambria Math" w:hAnsi="Cambria Math"/>
                        <w:kern w:val="0"/>
                        <w:sz w:val="24"/>
                        <w:szCs w:val="24"/>
                      </w:rPr>
                      <m:t>age.</m:t>
                    </w:ins>
                  </m:r>
                  <m:r>
                    <w:ins w:id="570" w:author="Yang Liu" w:date="2020-08-09T18:45:00Z">
                      <w:rPr>
                        <w:rFonts w:ascii="Cambria Math" w:hAnsi="Cambria Math"/>
                        <w:kern w:val="0"/>
                        <w:sz w:val="24"/>
                        <w:szCs w:val="24"/>
                      </w:rPr>
                      <m:t>subtype</m:t>
                    </w:ins>
                  </m:r>
                </m:sub>
              </m:sSub>
            </m:den>
          </m:f>
        </m:oMath>
      </m:oMathPara>
    </w:p>
    <w:p w14:paraId="5A679906" w14:textId="74C3D529" w:rsidR="00B43D3F" w:rsidRPr="00B54640" w:rsidRDefault="00455B33" w:rsidP="00C77B63">
      <w:pPr>
        <w:spacing w:line="480" w:lineRule="auto"/>
        <w:jc w:val="left"/>
        <w:rPr>
          <w:rFonts w:ascii="Garamond" w:hAnsi="Garamond"/>
          <w:sz w:val="24"/>
          <w:szCs w:val="24"/>
          <w:rPrChange w:id="571" w:author="Yang Liu" w:date="2020-08-09T20:41:00Z">
            <w:rPr>
              <w:rFonts w:ascii="Times New Roman" w:hAnsi="Times New Roman"/>
              <w:sz w:val="24"/>
              <w:szCs w:val="24"/>
            </w:rPr>
          </w:rPrChange>
        </w:rPr>
      </w:pPr>
      <w:ins w:id="572" w:author="Yang Liu" w:date="2020-08-09T18:45:00Z">
        <w:r w:rsidRPr="00B54640">
          <w:rPr>
            <w:rFonts w:ascii="Garamond" w:hAnsi="Garamond"/>
            <w:sz w:val="24"/>
            <w:szCs w:val="24"/>
            <w:rPrChange w:id="573" w:author="Yang Liu" w:date="2020-08-09T20:41:00Z">
              <w:rPr>
                <w:rFonts w:ascii="Times New Roman" w:hAnsi="Times New Roman"/>
                <w:sz w:val="24"/>
                <w:szCs w:val="24"/>
              </w:rPr>
            </w:rPrChange>
          </w:rPr>
          <w:t xml:space="preserve">where </w:t>
        </w:r>
      </w:ins>
      <m:oMath>
        <m:sSub>
          <m:sSubPr>
            <m:ctrlPr>
              <w:ins w:id="574" w:author="Yang Liu" w:date="2020-08-09T18:46:00Z">
                <w:rPr>
                  <w:rFonts w:ascii="Cambria Math" w:hAnsi="Cambria Math"/>
                  <w:i/>
                  <w:sz w:val="24"/>
                  <w:szCs w:val="24"/>
                </w:rPr>
              </w:ins>
            </m:ctrlPr>
          </m:sSubPr>
          <m:e>
            <m:r>
              <w:ins w:id="575" w:author="Yang Liu" w:date="2020-08-09T18:46:00Z">
                <w:rPr>
                  <w:rFonts w:ascii="Cambria Math" w:hAnsi="Cambria Math"/>
                  <w:sz w:val="24"/>
                  <w:szCs w:val="24"/>
                </w:rPr>
                <m:t>p</m:t>
              </w:ins>
            </m:r>
          </m:e>
          <m:sub>
            <m:r>
              <w:ins w:id="576" w:author="Yang Liu" w:date="2020-08-09T18:46:00Z">
                <w:rPr>
                  <w:rFonts w:ascii="Cambria Math" w:hAnsi="Cambria Math"/>
                  <w:sz w:val="24"/>
                  <w:szCs w:val="24"/>
                </w:rPr>
                <m:t>age.subtype</m:t>
              </w:ins>
            </m:r>
          </m:sub>
        </m:sSub>
      </m:oMath>
      <w:ins w:id="577" w:author="Yang Liu" w:date="2020-08-09T18:46:00Z">
        <w:r w:rsidRPr="00B54640">
          <w:rPr>
            <w:rFonts w:ascii="Garamond" w:hAnsi="Garamond"/>
            <w:sz w:val="24"/>
            <w:szCs w:val="24"/>
            <w:rPrChange w:id="578" w:author="Yang Liu" w:date="2020-08-09T20:41:00Z">
              <w:rPr>
                <w:rFonts w:ascii="Times New Roman" w:hAnsi="Times New Roman"/>
                <w:sz w:val="24"/>
                <w:szCs w:val="24"/>
              </w:rPr>
            </w:rPrChange>
          </w:rPr>
          <w:t xml:space="preserve"> represents the age- and subtype-specific seroprevalence.</w:t>
        </w:r>
      </w:ins>
      <w:ins w:id="579" w:author="Yang Liu" w:date="2020-08-09T18:52:00Z">
        <w:r w:rsidR="00B43D3F" w:rsidRPr="00B54640">
          <w:rPr>
            <w:rFonts w:ascii="Garamond" w:hAnsi="Garamond"/>
            <w:sz w:val="24"/>
            <w:szCs w:val="24"/>
            <w:rPrChange w:id="580" w:author="Yang Liu" w:date="2020-08-09T20:41:00Z">
              <w:rPr>
                <w:rFonts w:ascii="Times New Roman" w:hAnsi="Times New Roman"/>
                <w:sz w:val="24"/>
                <w:szCs w:val="24"/>
              </w:rPr>
            </w:rPrChange>
          </w:rPr>
          <w:t xml:space="preserve"> A</w:t>
        </w:r>
      </w:ins>
      <w:ins w:id="581" w:author="Yang Liu" w:date="2020-08-09T18:53:00Z">
        <w:r w:rsidR="00B43D3F" w:rsidRPr="00B54640">
          <w:rPr>
            <w:rFonts w:ascii="Garamond" w:hAnsi="Garamond"/>
            <w:sz w:val="24"/>
            <w:szCs w:val="24"/>
            <w:rPrChange w:id="582" w:author="Yang Liu" w:date="2020-08-09T20:41:00Z">
              <w:rPr>
                <w:rFonts w:ascii="Times New Roman" w:hAnsi="Times New Roman"/>
                <w:sz w:val="24"/>
                <w:szCs w:val="24"/>
              </w:rPr>
            </w:rPrChange>
          </w:rPr>
          <w:t>ll reproduction number estimates are further validated by comparing against effective reproduction numbers based on methods described in Wallinga &amp; Lipsith (2007), White &amp; Pagano (2009)</w:t>
        </w:r>
      </w:ins>
      <w:ins w:id="583" w:author="Yang Liu" w:date="2020-08-09T18:54:00Z">
        <w:r w:rsidR="00B43D3F" w:rsidRPr="00B54640">
          <w:rPr>
            <w:rFonts w:ascii="Garamond" w:hAnsi="Garamond"/>
            <w:sz w:val="24"/>
            <w:szCs w:val="24"/>
            <w:rPrChange w:id="584" w:author="Yang Liu" w:date="2020-08-09T20:41:00Z">
              <w:rPr>
                <w:rFonts w:ascii="Times New Roman" w:hAnsi="Times New Roman"/>
                <w:sz w:val="24"/>
                <w:szCs w:val="24"/>
              </w:rPr>
            </w:rPrChange>
          </w:rPr>
          <w:t>,</w:t>
        </w:r>
      </w:ins>
      <w:ins w:id="585" w:author="Yang Liu" w:date="2020-08-09T18:53:00Z">
        <w:r w:rsidR="00B43D3F" w:rsidRPr="00B54640">
          <w:rPr>
            <w:rFonts w:ascii="Garamond" w:hAnsi="Garamond"/>
            <w:sz w:val="24"/>
            <w:szCs w:val="24"/>
            <w:rPrChange w:id="586" w:author="Yang Liu" w:date="2020-08-09T20:41:00Z">
              <w:rPr>
                <w:rFonts w:ascii="Times New Roman" w:hAnsi="Times New Roman"/>
                <w:sz w:val="24"/>
                <w:szCs w:val="24"/>
              </w:rPr>
            </w:rPrChange>
          </w:rPr>
          <w:t xml:space="preserve"> and Cori et al</w:t>
        </w:r>
      </w:ins>
      <w:ins w:id="587" w:author="Yang Liu" w:date="2020-08-09T18:54:00Z">
        <w:r w:rsidR="00B43D3F" w:rsidRPr="00B54640">
          <w:rPr>
            <w:rFonts w:ascii="Garamond" w:hAnsi="Garamond"/>
            <w:sz w:val="24"/>
            <w:szCs w:val="24"/>
            <w:rPrChange w:id="588" w:author="Yang Liu" w:date="2020-08-09T20:41:00Z">
              <w:rPr>
                <w:rFonts w:ascii="Times New Roman" w:hAnsi="Times New Roman"/>
                <w:sz w:val="24"/>
                <w:szCs w:val="24"/>
              </w:rPr>
            </w:rPrChange>
          </w:rPr>
          <w:t>. (2013).</w:t>
        </w:r>
      </w:ins>
    </w:p>
    <w:p w14:paraId="51F308FA" w14:textId="77777777" w:rsidR="000934F5" w:rsidRPr="00B54640" w:rsidRDefault="000934F5" w:rsidP="00C77B63">
      <w:pPr>
        <w:spacing w:line="480" w:lineRule="auto"/>
        <w:jc w:val="left"/>
        <w:rPr>
          <w:rFonts w:ascii="Garamond" w:hAnsi="Garamond"/>
          <w:i/>
          <w:kern w:val="0"/>
          <w:sz w:val="24"/>
          <w:szCs w:val="24"/>
          <w:rPrChange w:id="589" w:author="Yang Liu" w:date="2020-08-09T20:41:00Z">
            <w:rPr>
              <w:rFonts w:ascii="Times New Roman" w:hAnsi="Times New Roman"/>
              <w:i/>
              <w:kern w:val="0"/>
              <w:sz w:val="24"/>
              <w:szCs w:val="24"/>
            </w:rPr>
          </w:rPrChange>
        </w:rPr>
      </w:pPr>
    </w:p>
    <w:p w14:paraId="73AC4133" w14:textId="77777777" w:rsidR="000934F5" w:rsidRPr="00B54640" w:rsidRDefault="000934F5" w:rsidP="00C77B63">
      <w:pPr>
        <w:spacing w:line="480" w:lineRule="auto"/>
        <w:jc w:val="left"/>
        <w:rPr>
          <w:rFonts w:ascii="Garamond" w:hAnsi="Garamond"/>
          <w:sz w:val="24"/>
          <w:szCs w:val="24"/>
          <w:rPrChange w:id="590" w:author="Yang Liu" w:date="2020-08-09T20:41:00Z">
            <w:rPr>
              <w:rFonts w:ascii="Times New Roman" w:hAnsi="Times New Roman"/>
              <w:sz w:val="24"/>
              <w:szCs w:val="24"/>
            </w:rPr>
          </w:rPrChange>
        </w:rPr>
      </w:pPr>
      <w:r w:rsidRPr="00B54640">
        <w:rPr>
          <w:rFonts w:ascii="Garamond" w:hAnsi="Garamond"/>
          <w:kern w:val="0"/>
          <w:sz w:val="24"/>
          <w:szCs w:val="24"/>
          <w:rPrChange w:id="591" w:author="Yang Liu" w:date="2020-08-09T20:41:00Z">
            <w:rPr>
              <w:rFonts w:ascii="Times New Roman" w:hAnsi="Times New Roman"/>
              <w:kern w:val="0"/>
              <w:sz w:val="24"/>
              <w:szCs w:val="24"/>
            </w:rPr>
          </w:rPrChange>
        </w:rPr>
        <w:t>We further investigated the association between the estimated R</w:t>
      </w:r>
      <w:r w:rsidRPr="00B54640">
        <w:rPr>
          <w:rFonts w:ascii="Garamond" w:hAnsi="Garamond"/>
          <w:kern w:val="0"/>
          <w:sz w:val="24"/>
          <w:szCs w:val="24"/>
          <w:vertAlign w:val="subscript"/>
          <w:rPrChange w:id="592" w:author="Yang Liu" w:date="2020-08-09T20:41:00Z">
            <w:rPr>
              <w:rFonts w:ascii="Times New Roman" w:hAnsi="Times New Roman"/>
              <w:kern w:val="0"/>
              <w:sz w:val="24"/>
              <w:szCs w:val="24"/>
              <w:vertAlign w:val="subscript"/>
            </w:rPr>
          </w:rPrChange>
        </w:rPr>
        <w:t>0</w:t>
      </w:r>
      <w:r w:rsidRPr="00B54640">
        <w:rPr>
          <w:rFonts w:ascii="Garamond" w:hAnsi="Garamond"/>
          <w:kern w:val="0"/>
          <w:sz w:val="24"/>
          <w:szCs w:val="24"/>
          <w:rPrChange w:id="593" w:author="Yang Liu" w:date="2020-08-09T20:41:00Z">
            <w:rPr>
              <w:rFonts w:ascii="Times New Roman" w:hAnsi="Times New Roman"/>
              <w:kern w:val="0"/>
              <w:sz w:val="24"/>
              <w:szCs w:val="24"/>
            </w:rPr>
          </w:rPrChange>
        </w:rPr>
        <w:t>s</w:t>
      </w:r>
      <w:r w:rsidR="00FF1269" w:rsidRPr="00B54640">
        <w:rPr>
          <w:rFonts w:ascii="Garamond" w:hAnsi="Garamond"/>
          <w:kern w:val="0"/>
          <w:sz w:val="24"/>
          <w:szCs w:val="24"/>
          <w:rPrChange w:id="594" w:author="Yang Liu" w:date="2020-08-09T20:41:00Z">
            <w:rPr>
              <w:rFonts w:ascii="Times New Roman" w:hAnsi="Times New Roman" w:hint="eastAsia"/>
              <w:kern w:val="0"/>
              <w:sz w:val="24"/>
              <w:szCs w:val="24"/>
            </w:rPr>
          </w:rPrChange>
        </w:rPr>
        <w:t xml:space="preserve"> and </w:t>
      </w:r>
      <w:r w:rsidRPr="00B54640">
        <w:rPr>
          <w:rFonts w:ascii="Garamond" w:hAnsi="Garamond"/>
          <w:kern w:val="0"/>
          <w:sz w:val="24"/>
          <w:szCs w:val="24"/>
          <w:rPrChange w:id="595" w:author="Yang Liu" w:date="2020-08-09T20:41:00Z">
            <w:rPr>
              <w:rFonts w:ascii="Times New Roman" w:hAnsi="Times New Roman"/>
              <w:kern w:val="0"/>
              <w:sz w:val="24"/>
              <w:szCs w:val="24"/>
            </w:rPr>
          </w:rPrChange>
        </w:rPr>
        <w:t xml:space="preserve">other outbreak characteristics (outbreak duration, number of children exposed, and number of total </w:t>
      </w:r>
      <w:r w:rsidRPr="00B54640">
        <w:rPr>
          <w:rFonts w:ascii="Garamond" w:hAnsi="Garamond"/>
          <w:kern w:val="0"/>
          <w:sz w:val="24"/>
          <w:szCs w:val="24"/>
          <w:rPrChange w:id="596" w:author="Yang Liu" w:date="2020-08-09T20:41:00Z">
            <w:rPr>
              <w:rFonts w:ascii="Times New Roman" w:hAnsi="Times New Roman"/>
              <w:kern w:val="0"/>
              <w:sz w:val="24"/>
              <w:szCs w:val="24"/>
            </w:rPr>
          </w:rPrChange>
        </w:rPr>
        <w:lastRenderedPageBreak/>
        <w:t xml:space="preserve">cases). The analyses were truncated </w:t>
      </w:r>
      <w:r w:rsidRPr="00B54640">
        <w:rPr>
          <w:rFonts w:ascii="Garamond" w:hAnsi="Garamond"/>
          <w:sz w:val="24"/>
          <w:szCs w:val="24"/>
          <w:rPrChange w:id="597" w:author="Yang Liu" w:date="2020-08-09T20:41:00Z">
            <w:rPr>
              <w:rFonts w:ascii="Times New Roman" w:hAnsi="Times New Roman"/>
              <w:sz w:val="24"/>
              <w:szCs w:val="24"/>
            </w:rPr>
          </w:rPrChange>
        </w:rPr>
        <w:t>at the end of 2015/ beginning of 2016 when the EV-A71 monovalent HFMD vaccine</w:t>
      </w:r>
      <w:r w:rsidR="003C4821" w:rsidRPr="00B54640">
        <w:rPr>
          <w:rFonts w:ascii="Garamond" w:hAnsi="Garamond"/>
          <w:sz w:val="24"/>
          <w:szCs w:val="24"/>
          <w:rPrChange w:id="598" w:author="Yang Liu" w:date="2020-08-09T20:41:00Z">
            <w:rPr>
              <w:rFonts w:ascii="Times New Roman" w:hAnsi="Times New Roman" w:hint="eastAsia"/>
              <w:sz w:val="24"/>
              <w:szCs w:val="24"/>
            </w:rPr>
          </w:rPrChange>
        </w:rPr>
        <w:t>s</w:t>
      </w:r>
      <w:r w:rsidRPr="00B54640">
        <w:rPr>
          <w:rFonts w:ascii="Garamond" w:hAnsi="Garamond"/>
          <w:sz w:val="24"/>
          <w:szCs w:val="24"/>
          <w:rPrChange w:id="599" w:author="Yang Liu" w:date="2020-08-09T20:41:00Z">
            <w:rPr>
              <w:rFonts w:ascii="Times New Roman" w:hAnsi="Times New Roman"/>
              <w:sz w:val="24"/>
              <w:szCs w:val="24"/>
            </w:rPr>
          </w:rPrChange>
        </w:rPr>
        <w:t xml:space="preserve"> w</w:t>
      </w:r>
      <w:r w:rsidR="003C4821" w:rsidRPr="00B54640">
        <w:rPr>
          <w:rFonts w:ascii="Garamond" w:hAnsi="Garamond"/>
          <w:sz w:val="24"/>
          <w:szCs w:val="24"/>
          <w:rPrChange w:id="600" w:author="Yang Liu" w:date="2020-08-09T20:41:00Z">
            <w:rPr>
              <w:rFonts w:ascii="Times New Roman" w:hAnsi="Times New Roman" w:hint="eastAsia"/>
              <w:sz w:val="24"/>
              <w:szCs w:val="24"/>
            </w:rPr>
          </w:rPrChange>
        </w:rPr>
        <w:t>ere</w:t>
      </w:r>
      <w:r w:rsidRPr="00B54640">
        <w:rPr>
          <w:rFonts w:ascii="Garamond" w:hAnsi="Garamond"/>
          <w:sz w:val="24"/>
          <w:szCs w:val="24"/>
          <w:rPrChange w:id="601" w:author="Yang Liu" w:date="2020-08-09T20:41:00Z">
            <w:rPr>
              <w:rFonts w:ascii="Times New Roman" w:hAnsi="Times New Roman"/>
              <w:sz w:val="24"/>
              <w:szCs w:val="24"/>
            </w:rPr>
          </w:rPrChange>
        </w:rPr>
        <w:t xml:space="preserve"> licensed </w:t>
      </w:r>
      <w:r w:rsidRPr="00B54640">
        <w:rPr>
          <w:rFonts w:ascii="Garamond" w:hAnsi="Garamond"/>
          <w:noProof/>
          <w:sz w:val="24"/>
          <w:szCs w:val="24"/>
          <w:vertAlign w:val="superscript"/>
          <w:rPrChange w:id="602" w:author="Yang Liu" w:date="2020-08-09T20:41:00Z">
            <w:rPr>
              <w:rFonts w:ascii="Times New Roman" w:hAnsi="Times New Roman"/>
              <w:noProof/>
              <w:sz w:val="24"/>
              <w:szCs w:val="24"/>
              <w:vertAlign w:val="superscript"/>
            </w:rPr>
          </w:rPrChange>
        </w:rPr>
        <w:t>[3]</w:t>
      </w:r>
      <w:r w:rsidRPr="00B54640">
        <w:rPr>
          <w:rFonts w:ascii="Garamond" w:hAnsi="Garamond"/>
          <w:sz w:val="24"/>
          <w:szCs w:val="24"/>
          <w:rPrChange w:id="603" w:author="Yang Liu" w:date="2020-08-09T20:41:00Z">
            <w:rPr>
              <w:rFonts w:ascii="Times New Roman" w:hAnsi="Times New Roman"/>
              <w:sz w:val="24"/>
              <w:szCs w:val="24"/>
            </w:rPr>
          </w:rPrChange>
        </w:rPr>
        <w:t xml:space="preserve">. There is currently no vaccine for CV-A6 and CV-A16. </w:t>
      </w:r>
      <w:r w:rsidRPr="00B54640">
        <w:rPr>
          <w:rFonts w:ascii="Garamond" w:hAnsi="Garamond"/>
          <w:kern w:val="0"/>
          <w:sz w:val="24"/>
          <w:szCs w:val="24"/>
          <w:rPrChange w:id="604" w:author="Yang Liu" w:date="2020-08-09T20:41:00Z">
            <w:rPr>
              <w:rFonts w:ascii="Times New Roman" w:hAnsi="Times New Roman"/>
              <w:kern w:val="0"/>
              <w:sz w:val="24"/>
              <w:szCs w:val="24"/>
            </w:rPr>
          </w:rPrChange>
        </w:rPr>
        <w:t>Mann-Whitney U test was used to examine for statisticaldifferencebetweenestimatedR</w:t>
      </w:r>
      <w:r w:rsidRPr="00B54640">
        <w:rPr>
          <w:rFonts w:ascii="Garamond" w:hAnsi="Garamond"/>
          <w:kern w:val="0"/>
          <w:sz w:val="24"/>
          <w:szCs w:val="24"/>
          <w:vertAlign w:val="subscript"/>
          <w:rPrChange w:id="605" w:author="Yang Liu" w:date="2020-08-09T20:41:00Z">
            <w:rPr>
              <w:rFonts w:ascii="Times New Roman" w:hAnsi="Times New Roman"/>
              <w:kern w:val="0"/>
              <w:sz w:val="24"/>
              <w:szCs w:val="24"/>
              <w:vertAlign w:val="subscript"/>
            </w:rPr>
          </w:rPrChange>
        </w:rPr>
        <w:t>0</w:t>
      </w:r>
      <w:r w:rsidRPr="00B54640">
        <w:rPr>
          <w:rFonts w:ascii="Garamond" w:hAnsi="Garamond"/>
          <w:kern w:val="0"/>
          <w:sz w:val="24"/>
          <w:szCs w:val="24"/>
          <w:rPrChange w:id="606" w:author="Yang Liu" w:date="2020-08-09T20:41:00Z">
            <w:rPr>
              <w:rFonts w:ascii="Times New Roman" w:hAnsi="Times New Roman"/>
              <w:kern w:val="0"/>
              <w:sz w:val="24"/>
              <w:szCs w:val="24"/>
            </w:rPr>
          </w:rPrChange>
        </w:rPr>
        <w:t xml:space="preserve">s before and after the licensure of the EV-A71 vaccines. </w:t>
      </w:r>
    </w:p>
    <w:p w14:paraId="324E2E53" w14:textId="77777777" w:rsidR="000934F5" w:rsidRPr="00B54640" w:rsidRDefault="000934F5" w:rsidP="00C77B63">
      <w:pPr>
        <w:spacing w:line="480" w:lineRule="auto"/>
        <w:jc w:val="left"/>
        <w:rPr>
          <w:rFonts w:ascii="Garamond" w:hAnsi="Garamond"/>
          <w:kern w:val="0"/>
          <w:sz w:val="24"/>
          <w:szCs w:val="24"/>
          <w:rPrChange w:id="607" w:author="Yang Liu" w:date="2020-08-09T20:41:00Z">
            <w:rPr>
              <w:rFonts w:ascii="Times New Roman" w:hAnsi="Times New Roman"/>
              <w:kern w:val="0"/>
              <w:sz w:val="24"/>
              <w:szCs w:val="24"/>
            </w:rPr>
          </w:rPrChange>
        </w:rPr>
      </w:pPr>
    </w:p>
    <w:p w14:paraId="7C53F619" w14:textId="77777777" w:rsidR="000934F5" w:rsidRPr="00B54640" w:rsidRDefault="000934F5" w:rsidP="00C77B63">
      <w:pPr>
        <w:spacing w:line="480" w:lineRule="auto"/>
        <w:jc w:val="left"/>
        <w:rPr>
          <w:rFonts w:ascii="Garamond" w:hAnsi="Garamond"/>
          <w:b/>
          <w:kern w:val="0"/>
          <w:sz w:val="24"/>
          <w:szCs w:val="24"/>
          <w:rPrChange w:id="608" w:author="Yang Liu" w:date="2020-08-09T20:41:00Z">
            <w:rPr>
              <w:rFonts w:ascii="Times New Roman" w:hAnsi="Times New Roman"/>
              <w:b/>
              <w:kern w:val="0"/>
              <w:sz w:val="24"/>
              <w:szCs w:val="24"/>
            </w:rPr>
          </w:rPrChange>
        </w:rPr>
      </w:pPr>
      <w:r w:rsidRPr="00B54640">
        <w:rPr>
          <w:rFonts w:ascii="Garamond" w:hAnsi="Garamond"/>
          <w:b/>
          <w:kern w:val="0"/>
          <w:sz w:val="24"/>
          <w:szCs w:val="24"/>
          <w:rPrChange w:id="609" w:author="Yang Liu" w:date="2020-08-09T20:41:00Z">
            <w:rPr>
              <w:rFonts w:ascii="Times New Roman" w:hAnsi="Times New Roman"/>
              <w:b/>
              <w:kern w:val="0"/>
              <w:sz w:val="24"/>
              <w:szCs w:val="24"/>
            </w:rPr>
          </w:rPrChange>
        </w:rPr>
        <w:t>Data Management and Analysis</w:t>
      </w:r>
    </w:p>
    <w:p w14:paraId="3C151604" w14:textId="69A7FCE1" w:rsidR="000934F5" w:rsidRPr="00B54640" w:rsidRDefault="000934F5" w:rsidP="00C77B63">
      <w:pPr>
        <w:spacing w:line="480" w:lineRule="auto"/>
        <w:jc w:val="left"/>
        <w:rPr>
          <w:rFonts w:ascii="Garamond" w:hAnsi="Garamond"/>
          <w:kern w:val="0"/>
          <w:sz w:val="24"/>
          <w:szCs w:val="24"/>
          <w:rPrChange w:id="610" w:author="Yang Liu" w:date="2020-08-09T20:41:00Z">
            <w:rPr>
              <w:rFonts w:ascii="Times New Roman" w:hAnsi="Times New Roman"/>
              <w:kern w:val="0"/>
              <w:sz w:val="24"/>
              <w:szCs w:val="24"/>
            </w:rPr>
          </w:rPrChange>
        </w:rPr>
      </w:pPr>
      <w:r w:rsidRPr="00B54640">
        <w:rPr>
          <w:rFonts w:ascii="Garamond" w:hAnsi="Garamond"/>
          <w:kern w:val="0"/>
          <w:sz w:val="24"/>
          <w:szCs w:val="24"/>
          <w:rPrChange w:id="611" w:author="Yang Liu" w:date="2020-08-09T20:41:00Z">
            <w:rPr>
              <w:rFonts w:ascii="Times New Roman" w:hAnsi="Times New Roman"/>
              <w:kern w:val="0"/>
              <w:sz w:val="24"/>
              <w:szCs w:val="24"/>
            </w:rPr>
          </w:rPrChange>
        </w:rPr>
        <w:t xml:space="preserve">Information provided by unstructured narratives was abstracted for temporal, spatial and demographic parameters indicators before summarized and analyzed. Software </w:t>
      </w:r>
      <w:del w:id="612" w:author="Yang Liu" w:date="2020-08-09T18:41:00Z">
        <w:r w:rsidRPr="00B54640" w:rsidDel="00DD5158">
          <w:rPr>
            <w:rFonts w:ascii="Garamond" w:hAnsi="Garamond"/>
            <w:kern w:val="0"/>
            <w:sz w:val="24"/>
            <w:szCs w:val="24"/>
            <w:rPrChange w:id="613" w:author="Yang Liu" w:date="2020-08-09T20:41:00Z">
              <w:rPr>
                <w:rFonts w:ascii="Times New Roman" w:hAnsi="Times New Roman"/>
                <w:kern w:val="0"/>
                <w:sz w:val="24"/>
                <w:szCs w:val="24"/>
              </w:rPr>
            </w:rPrChange>
          </w:rPr>
          <w:delText xml:space="preserve">SPSS 18.0 (IBM, Armonk, NY, USA) </w:delText>
        </w:r>
      </w:del>
      <w:ins w:id="614" w:author="Yang Liu" w:date="2020-08-09T18:41:00Z">
        <w:r w:rsidR="00DD5158" w:rsidRPr="00B54640">
          <w:rPr>
            <w:rFonts w:ascii="Garamond" w:hAnsi="Garamond"/>
            <w:kern w:val="0"/>
            <w:sz w:val="24"/>
            <w:szCs w:val="24"/>
            <w:rPrChange w:id="615" w:author="Yang Liu" w:date="2020-08-09T20:41:00Z">
              <w:rPr>
                <w:rFonts w:ascii="Times New Roman" w:hAnsi="Times New Roman"/>
                <w:kern w:val="0"/>
                <w:sz w:val="24"/>
                <w:szCs w:val="24"/>
              </w:rPr>
            </w:rPrChange>
          </w:rPr>
          <w:t xml:space="preserve">R (4.0.0) </w:t>
        </w:r>
      </w:ins>
      <w:r w:rsidRPr="00B54640">
        <w:rPr>
          <w:rFonts w:ascii="Garamond" w:hAnsi="Garamond"/>
          <w:kern w:val="0"/>
          <w:sz w:val="24"/>
          <w:szCs w:val="24"/>
          <w:rPrChange w:id="616" w:author="Yang Liu" w:date="2020-08-09T20:41:00Z">
            <w:rPr>
              <w:rFonts w:ascii="Times New Roman" w:hAnsi="Times New Roman"/>
              <w:kern w:val="0"/>
              <w:sz w:val="24"/>
              <w:szCs w:val="24"/>
            </w:rPr>
          </w:rPrChange>
        </w:rPr>
        <w:t>and Microsoft Excel were used for data cleaning</w:t>
      </w:r>
      <w:ins w:id="617" w:author="Yang Liu" w:date="2020-08-09T18:41:00Z">
        <w:r w:rsidR="00DD5158" w:rsidRPr="00B54640">
          <w:rPr>
            <w:rFonts w:ascii="Garamond" w:hAnsi="Garamond"/>
            <w:kern w:val="0"/>
            <w:sz w:val="24"/>
            <w:szCs w:val="24"/>
            <w:rPrChange w:id="618" w:author="Yang Liu" w:date="2020-08-09T20:41:00Z">
              <w:rPr>
                <w:rFonts w:ascii="Times New Roman" w:hAnsi="Times New Roman"/>
                <w:kern w:val="0"/>
                <w:sz w:val="24"/>
                <w:szCs w:val="24"/>
              </w:rPr>
            </w:rPrChange>
          </w:rPr>
          <w:t>,</w:t>
        </w:r>
      </w:ins>
      <w:r w:rsidRPr="00B54640">
        <w:rPr>
          <w:rFonts w:ascii="Garamond" w:hAnsi="Garamond"/>
          <w:kern w:val="0"/>
          <w:sz w:val="24"/>
          <w:szCs w:val="24"/>
          <w:rPrChange w:id="619" w:author="Yang Liu" w:date="2020-08-09T20:41:00Z">
            <w:rPr>
              <w:rFonts w:ascii="Times New Roman" w:hAnsi="Times New Roman"/>
              <w:kern w:val="0"/>
              <w:sz w:val="24"/>
              <w:szCs w:val="24"/>
            </w:rPr>
          </w:rPrChange>
        </w:rPr>
        <w:t xml:space="preserve"> </w:t>
      </w:r>
      <w:del w:id="620" w:author="Yang Liu" w:date="2020-08-09T18:41:00Z">
        <w:r w:rsidRPr="00B54640" w:rsidDel="00DD5158">
          <w:rPr>
            <w:rFonts w:ascii="Garamond" w:hAnsi="Garamond"/>
            <w:kern w:val="0"/>
            <w:sz w:val="24"/>
            <w:szCs w:val="24"/>
            <w:rPrChange w:id="621" w:author="Yang Liu" w:date="2020-08-09T20:41:00Z">
              <w:rPr>
                <w:rFonts w:ascii="Times New Roman" w:hAnsi="Times New Roman"/>
                <w:kern w:val="0"/>
                <w:sz w:val="24"/>
                <w:szCs w:val="24"/>
              </w:rPr>
            </w:rPrChange>
          </w:rPr>
          <w:delText xml:space="preserve">and </w:delText>
        </w:r>
      </w:del>
      <w:r w:rsidRPr="00B54640">
        <w:rPr>
          <w:rFonts w:ascii="Garamond" w:hAnsi="Garamond"/>
          <w:kern w:val="0"/>
          <w:sz w:val="24"/>
          <w:szCs w:val="24"/>
          <w:rPrChange w:id="622" w:author="Yang Liu" w:date="2020-08-09T20:41:00Z">
            <w:rPr>
              <w:rFonts w:ascii="Times New Roman" w:hAnsi="Times New Roman"/>
              <w:kern w:val="0"/>
              <w:sz w:val="24"/>
              <w:szCs w:val="24"/>
            </w:rPr>
          </w:rPrChange>
        </w:rPr>
        <w:t>analysis</w:t>
      </w:r>
      <w:ins w:id="623" w:author="Yang Liu" w:date="2020-08-09T18:41:00Z">
        <w:r w:rsidR="00DD5158" w:rsidRPr="00B54640">
          <w:rPr>
            <w:rFonts w:ascii="Garamond" w:hAnsi="Garamond"/>
            <w:kern w:val="0"/>
            <w:sz w:val="24"/>
            <w:szCs w:val="24"/>
            <w:rPrChange w:id="624" w:author="Yang Liu" w:date="2020-08-09T20:41:00Z">
              <w:rPr>
                <w:rFonts w:ascii="Times New Roman" w:hAnsi="Times New Roman"/>
                <w:kern w:val="0"/>
                <w:sz w:val="24"/>
                <w:szCs w:val="24"/>
              </w:rPr>
            </w:rPrChange>
          </w:rPr>
          <w:t>, and visualisation</w:t>
        </w:r>
      </w:ins>
      <w:r w:rsidRPr="00B54640">
        <w:rPr>
          <w:rFonts w:ascii="Garamond" w:hAnsi="Garamond"/>
          <w:kern w:val="0"/>
          <w:sz w:val="24"/>
          <w:szCs w:val="24"/>
          <w:rPrChange w:id="625" w:author="Yang Liu" w:date="2020-08-09T20:41:00Z">
            <w:rPr>
              <w:rFonts w:ascii="Times New Roman" w:hAnsi="Times New Roman"/>
              <w:kern w:val="0"/>
              <w:sz w:val="24"/>
              <w:szCs w:val="24"/>
            </w:rPr>
          </w:rPrChange>
        </w:rPr>
        <w:t>.</w:t>
      </w:r>
      <w:ins w:id="626" w:author="Yang Liu" w:date="2020-08-09T18:55:00Z">
        <w:r w:rsidR="00577AEB" w:rsidRPr="00B54640">
          <w:rPr>
            <w:rFonts w:ascii="Garamond" w:hAnsi="Garamond"/>
            <w:kern w:val="0"/>
            <w:sz w:val="24"/>
            <w:szCs w:val="24"/>
            <w:rPrChange w:id="627" w:author="Yang Liu" w:date="2020-08-09T20:41:00Z">
              <w:rPr>
                <w:rFonts w:ascii="Times New Roman" w:hAnsi="Times New Roman"/>
                <w:kern w:val="0"/>
                <w:sz w:val="24"/>
                <w:szCs w:val="24"/>
              </w:rPr>
            </w:rPrChange>
          </w:rPr>
          <w:t xml:space="preserve"> Code used can be found at.</w:t>
        </w:r>
      </w:ins>
      <w:del w:id="628" w:author="Yang Liu" w:date="2020-08-09T18:55:00Z">
        <w:r w:rsidRPr="00B54640" w:rsidDel="00577AEB">
          <w:rPr>
            <w:rFonts w:ascii="Garamond" w:hAnsi="Garamond"/>
            <w:kern w:val="0"/>
            <w:sz w:val="24"/>
            <w:szCs w:val="24"/>
            <w:rPrChange w:id="629" w:author="Yang Liu" w:date="2020-08-09T20:41:00Z">
              <w:rPr>
                <w:rFonts w:ascii="Times New Roman" w:hAnsi="Times New Roman"/>
                <w:kern w:val="0"/>
                <w:sz w:val="24"/>
                <w:szCs w:val="24"/>
              </w:rPr>
            </w:rPrChange>
          </w:rPr>
          <w:delText xml:space="preserve"> </w:delText>
        </w:r>
      </w:del>
    </w:p>
    <w:p w14:paraId="0FFA77E4" w14:textId="77777777" w:rsidR="000934F5" w:rsidRPr="00B54640" w:rsidRDefault="000934F5" w:rsidP="00C77B63">
      <w:pPr>
        <w:spacing w:line="480" w:lineRule="auto"/>
        <w:rPr>
          <w:rFonts w:ascii="Garamond" w:hAnsi="Garamond"/>
          <w:kern w:val="0"/>
          <w:sz w:val="24"/>
          <w:szCs w:val="24"/>
          <w:rPrChange w:id="630" w:author="Yang Liu" w:date="2020-08-09T20:41:00Z">
            <w:rPr>
              <w:rFonts w:ascii="Times New Roman" w:hAnsi="Times New Roman"/>
              <w:kern w:val="0"/>
              <w:sz w:val="24"/>
              <w:szCs w:val="24"/>
            </w:rPr>
          </w:rPrChange>
        </w:rPr>
      </w:pPr>
    </w:p>
    <w:p w14:paraId="16D6108A" w14:textId="77777777" w:rsidR="000934F5" w:rsidRPr="00B54640" w:rsidRDefault="000934F5" w:rsidP="00C77B63">
      <w:pPr>
        <w:spacing w:line="480" w:lineRule="auto"/>
        <w:rPr>
          <w:rFonts w:ascii="Garamond" w:hAnsi="Garamond"/>
          <w:b/>
          <w:kern w:val="0"/>
          <w:sz w:val="24"/>
          <w:szCs w:val="24"/>
          <w:rPrChange w:id="631" w:author="Yang Liu" w:date="2020-08-09T20:41:00Z">
            <w:rPr>
              <w:rFonts w:ascii="Times New Roman" w:hAnsi="Times New Roman"/>
              <w:b/>
              <w:kern w:val="0"/>
              <w:sz w:val="24"/>
              <w:szCs w:val="24"/>
            </w:rPr>
          </w:rPrChange>
        </w:rPr>
      </w:pPr>
      <w:r w:rsidRPr="00B54640">
        <w:rPr>
          <w:rFonts w:ascii="Garamond" w:hAnsi="Garamond"/>
          <w:b/>
          <w:kern w:val="0"/>
          <w:sz w:val="24"/>
          <w:szCs w:val="24"/>
          <w:rPrChange w:id="632" w:author="Yang Liu" w:date="2020-08-09T20:41:00Z">
            <w:rPr>
              <w:rFonts w:ascii="Times New Roman" w:hAnsi="Times New Roman"/>
              <w:b/>
              <w:kern w:val="0"/>
              <w:sz w:val="24"/>
              <w:szCs w:val="24"/>
            </w:rPr>
          </w:rPrChange>
        </w:rPr>
        <w:t>Ethics Statement</w:t>
      </w:r>
    </w:p>
    <w:p w14:paraId="2D454624" w14:textId="77777777" w:rsidR="000934F5" w:rsidRPr="00B54640" w:rsidRDefault="000934F5" w:rsidP="00C77B63">
      <w:pPr>
        <w:spacing w:line="480" w:lineRule="auto"/>
        <w:rPr>
          <w:rFonts w:ascii="Garamond" w:hAnsi="Garamond"/>
          <w:kern w:val="0"/>
          <w:sz w:val="24"/>
          <w:szCs w:val="24"/>
          <w:rPrChange w:id="633" w:author="Yang Liu" w:date="2020-08-09T20:41:00Z">
            <w:rPr>
              <w:rFonts w:ascii="Times New Roman" w:hAnsi="Times New Roman"/>
              <w:kern w:val="0"/>
              <w:sz w:val="24"/>
              <w:szCs w:val="24"/>
            </w:rPr>
          </w:rPrChange>
        </w:rPr>
      </w:pPr>
      <w:r w:rsidRPr="00B54640">
        <w:rPr>
          <w:rFonts w:ascii="Garamond" w:hAnsi="Garamond"/>
          <w:kern w:val="0"/>
          <w:sz w:val="24"/>
          <w:szCs w:val="24"/>
          <w:rPrChange w:id="634" w:author="Yang Liu" w:date="2020-08-09T20:41:00Z">
            <w:rPr>
              <w:rFonts w:ascii="Times New Roman" w:hAnsi="Times New Roman"/>
              <w:kern w:val="0"/>
              <w:sz w:val="24"/>
              <w:szCs w:val="24"/>
            </w:rPr>
          </w:rPrChange>
        </w:rPr>
        <w:t>This project involved a retrospective analysis of data on outbreaks reported to PHEESS by local CDCs in China between 2011 and 2018. No identifiable information was included as part of this project.</w:t>
      </w:r>
    </w:p>
    <w:p w14:paraId="55A09BE8" w14:textId="77777777" w:rsidR="000934F5" w:rsidRPr="00B54640" w:rsidRDefault="000934F5" w:rsidP="00C77B63">
      <w:pPr>
        <w:spacing w:line="480" w:lineRule="auto"/>
        <w:rPr>
          <w:rFonts w:ascii="Garamond" w:hAnsi="Garamond"/>
          <w:kern w:val="0"/>
          <w:sz w:val="24"/>
          <w:szCs w:val="24"/>
          <w:rPrChange w:id="635" w:author="Yang Liu" w:date="2020-08-09T20:41:00Z">
            <w:rPr>
              <w:rFonts w:ascii="Times New Roman" w:hAnsi="Times New Roman"/>
              <w:kern w:val="0"/>
              <w:sz w:val="24"/>
              <w:szCs w:val="24"/>
            </w:rPr>
          </w:rPrChange>
        </w:rPr>
      </w:pPr>
    </w:p>
    <w:p w14:paraId="0D8A0267" w14:textId="77777777" w:rsidR="00326F87" w:rsidRPr="00B54640" w:rsidRDefault="000934F5" w:rsidP="00C77B63">
      <w:pPr>
        <w:spacing w:line="480" w:lineRule="auto"/>
        <w:rPr>
          <w:rFonts w:ascii="Garamond" w:hAnsi="Garamond"/>
          <w:b/>
          <w:kern w:val="0"/>
          <w:sz w:val="24"/>
          <w:szCs w:val="24"/>
          <w:rPrChange w:id="636" w:author="Yang Liu" w:date="2020-08-09T20:41:00Z">
            <w:rPr>
              <w:rFonts w:ascii="Times New Roman" w:hAnsi="Times New Roman"/>
              <w:b/>
              <w:kern w:val="0"/>
              <w:sz w:val="24"/>
              <w:szCs w:val="24"/>
            </w:rPr>
          </w:rPrChange>
        </w:rPr>
      </w:pPr>
      <w:r w:rsidRPr="00B54640">
        <w:rPr>
          <w:rFonts w:ascii="Garamond" w:hAnsi="Garamond"/>
          <w:b/>
          <w:kern w:val="0"/>
          <w:sz w:val="24"/>
          <w:szCs w:val="24"/>
          <w:rPrChange w:id="637" w:author="Yang Liu" w:date="2020-08-09T20:41:00Z">
            <w:rPr>
              <w:rFonts w:ascii="Times New Roman" w:hAnsi="Times New Roman"/>
              <w:b/>
              <w:kern w:val="0"/>
              <w:sz w:val="24"/>
              <w:szCs w:val="24"/>
            </w:rPr>
          </w:rPrChange>
        </w:rPr>
        <w:t>Results</w:t>
      </w:r>
    </w:p>
    <w:p w14:paraId="028AEB36" w14:textId="77777777" w:rsidR="000934F5" w:rsidRPr="00B54640" w:rsidRDefault="000934F5" w:rsidP="00C77B63">
      <w:pPr>
        <w:spacing w:line="480" w:lineRule="auto"/>
        <w:rPr>
          <w:rFonts w:ascii="Garamond" w:hAnsi="Garamond"/>
          <w:sz w:val="24"/>
          <w:szCs w:val="24"/>
          <w:rPrChange w:id="638" w:author="Yang Liu" w:date="2020-08-09T20:41:00Z">
            <w:rPr>
              <w:rFonts w:ascii="Times New Roman" w:hAnsi="Times New Roman"/>
              <w:sz w:val="24"/>
              <w:szCs w:val="24"/>
            </w:rPr>
          </w:rPrChange>
        </w:rPr>
      </w:pPr>
      <w:r w:rsidRPr="00B54640">
        <w:rPr>
          <w:rFonts w:ascii="Garamond" w:hAnsi="Garamond"/>
          <w:sz w:val="24"/>
          <w:szCs w:val="24"/>
          <w:rPrChange w:id="639" w:author="Yang Liu" w:date="2020-08-09T20:41:00Z">
            <w:rPr>
              <w:rFonts w:ascii="Times New Roman" w:hAnsi="Times New Roman"/>
              <w:sz w:val="24"/>
              <w:szCs w:val="24"/>
            </w:rPr>
          </w:rPrChange>
        </w:rPr>
        <w:t>Between 2011 and 2018, 2178 outbreaks of HFMD were reported to PHEESS in China, of which 1743 were laboratory confirmed. The three HFMD-related pathogens (i.e., EV-A71, CV-A16, and CV-A6) caused 1653</w:t>
      </w:r>
      <w:r w:rsidR="00544094" w:rsidRPr="00B54640">
        <w:rPr>
          <w:rFonts w:ascii="Garamond" w:hAnsi="Garamond"/>
          <w:sz w:val="24"/>
          <w:szCs w:val="24"/>
          <w:rPrChange w:id="640"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641" w:author="Yang Liu" w:date="2020-08-09T20:41:00Z">
            <w:rPr>
              <w:rFonts w:ascii="Times New Roman" w:hAnsi="Times New Roman"/>
              <w:sz w:val="24"/>
              <w:szCs w:val="24"/>
            </w:rPr>
          </w:rPrChange>
        </w:rPr>
        <w:t>(94.8%) of these outbreaks. We identified 539 outbreaks with identifiable IGPs (Figure 1).</w:t>
      </w:r>
    </w:p>
    <w:p w14:paraId="266E162A" w14:textId="77777777" w:rsidR="000934F5" w:rsidRPr="00B54640" w:rsidRDefault="000934F5" w:rsidP="00C77B63">
      <w:pPr>
        <w:spacing w:line="480" w:lineRule="auto"/>
        <w:rPr>
          <w:rFonts w:ascii="Garamond" w:hAnsi="Garamond"/>
          <w:sz w:val="24"/>
          <w:szCs w:val="24"/>
          <w:rPrChange w:id="642" w:author="Yang Liu" w:date="2020-08-09T20:41:00Z">
            <w:rPr>
              <w:rFonts w:ascii="Times New Roman" w:hAnsi="Times New Roman"/>
              <w:sz w:val="24"/>
              <w:szCs w:val="24"/>
            </w:rPr>
          </w:rPrChange>
        </w:rPr>
      </w:pPr>
    </w:p>
    <w:p w14:paraId="68550ECB" w14:textId="77777777" w:rsidR="000934F5" w:rsidRPr="00B54640" w:rsidRDefault="000934F5" w:rsidP="00C77B63">
      <w:pPr>
        <w:pStyle w:val="CommentText"/>
        <w:spacing w:line="480" w:lineRule="auto"/>
        <w:rPr>
          <w:rFonts w:ascii="Garamond" w:hAnsi="Garamond"/>
          <w:sz w:val="24"/>
          <w:szCs w:val="24"/>
          <w:lang w:val="en-GB"/>
          <w:rPrChange w:id="643" w:author="Yang Liu" w:date="2020-08-09T20:41:00Z">
            <w:rPr>
              <w:rFonts w:ascii="Times New Roman" w:hAnsi="Times New Roman"/>
              <w:sz w:val="24"/>
              <w:szCs w:val="24"/>
              <w:lang w:val="en-GB"/>
            </w:rPr>
          </w:rPrChange>
        </w:rPr>
      </w:pPr>
      <w:r w:rsidRPr="00B54640">
        <w:rPr>
          <w:rFonts w:ascii="Garamond" w:hAnsi="Garamond"/>
          <w:sz w:val="24"/>
          <w:szCs w:val="24"/>
          <w:rPrChange w:id="644" w:author="Yang Liu" w:date="2020-08-09T20:41:00Z">
            <w:rPr>
              <w:rFonts w:ascii="Times New Roman" w:hAnsi="Times New Roman"/>
              <w:sz w:val="24"/>
              <w:szCs w:val="24"/>
            </w:rPr>
          </w:rPrChange>
        </w:rPr>
        <w:t xml:space="preserve">Among the 539 HFMD outbreaks that met the inclusion criteria, 198 (36.7%) were associated with EV-A71, 316 (58.6%) with CV-A16, and 25 (4.6%) with CV-A6. Inter-annual variability in the number of outbreaks was observed - a relatively larger number of outbreaks occurred every other year (Figure 2, a and c). In years with a larger number of outbreaks, CV-A16 tended to be the dominating serotype; in years with a smaller number of outbreaks, EV-A71 tended to be the dominating serotype (Figure 2, a and c). Within year analyses revealed two peaks within a year (Figure 2, b and d), which </w:t>
      </w:r>
      <w:r w:rsidR="00502402" w:rsidRPr="00B54640">
        <w:rPr>
          <w:rFonts w:ascii="Garamond" w:hAnsi="Garamond"/>
          <w:sz w:val="24"/>
          <w:szCs w:val="24"/>
          <w:rPrChange w:id="645" w:author="Yang Liu" w:date="2020-08-09T20:41:00Z">
            <w:rPr>
              <w:rFonts w:ascii="Times New Roman" w:hAnsi="Times New Roman" w:hint="eastAsia"/>
              <w:sz w:val="24"/>
              <w:szCs w:val="24"/>
            </w:rPr>
          </w:rPrChange>
        </w:rPr>
        <w:t>wa</w:t>
      </w:r>
      <w:r w:rsidRPr="00B54640">
        <w:rPr>
          <w:rFonts w:ascii="Garamond" w:hAnsi="Garamond"/>
          <w:sz w:val="24"/>
          <w:szCs w:val="24"/>
          <w:rPrChange w:id="646" w:author="Yang Liu" w:date="2020-08-09T20:41:00Z">
            <w:rPr>
              <w:rFonts w:ascii="Times New Roman" w:hAnsi="Times New Roman"/>
              <w:sz w:val="24"/>
              <w:szCs w:val="24"/>
            </w:rPr>
          </w:rPrChange>
        </w:rPr>
        <w:t>s consistent with the surveillance results of all HFMD cases in China. The</w:t>
      </w:r>
      <w:r w:rsidRPr="00B54640">
        <w:rPr>
          <w:rFonts w:ascii="Garamond" w:hAnsi="Garamond"/>
          <w:sz w:val="24"/>
          <w:szCs w:val="24"/>
          <w:lang w:val="en-GB"/>
          <w:rPrChange w:id="647" w:author="Yang Liu" w:date="2020-08-09T20:41:00Z">
            <w:rPr>
              <w:rFonts w:ascii="Times New Roman" w:hAnsi="Times New Roman"/>
              <w:sz w:val="24"/>
              <w:szCs w:val="24"/>
              <w:lang w:val="en-GB"/>
            </w:rPr>
          </w:rPrChange>
        </w:rPr>
        <w:t xml:space="preserve"> April-June peaks, however, </w:t>
      </w:r>
      <w:r w:rsidR="00502402" w:rsidRPr="00B54640">
        <w:rPr>
          <w:rFonts w:ascii="Garamond" w:hAnsi="Garamond"/>
          <w:sz w:val="24"/>
          <w:szCs w:val="24"/>
          <w:lang w:val="en-GB"/>
          <w:rPrChange w:id="648" w:author="Yang Liu" w:date="2020-08-09T20:41:00Z">
            <w:rPr>
              <w:rFonts w:ascii="Times New Roman" w:hAnsi="Times New Roman" w:hint="eastAsia"/>
              <w:sz w:val="24"/>
              <w:szCs w:val="24"/>
              <w:lang w:val="en-GB"/>
            </w:rPr>
          </w:rPrChange>
        </w:rPr>
        <w:t>wa</w:t>
      </w:r>
      <w:r w:rsidRPr="00B54640">
        <w:rPr>
          <w:rFonts w:ascii="Garamond" w:hAnsi="Garamond"/>
          <w:sz w:val="24"/>
          <w:szCs w:val="24"/>
          <w:lang w:val="en-GB"/>
          <w:rPrChange w:id="649" w:author="Yang Liu" w:date="2020-08-09T20:41:00Z">
            <w:rPr>
              <w:rFonts w:ascii="Times New Roman" w:hAnsi="Times New Roman"/>
              <w:sz w:val="24"/>
              <w:szCs w:val="24"/>
              <w:lang w:val="en-GB"/>
            </w:rPr>
          </w:rPrChange>
        </w:rPr>
        <w:t>s much more evident than the September-October peaks.</w:t>
      </w:r>
    </w:p>
    <w:p w14:paraId="222561CE" w14:textId="77777777" w:rsidR="000934F5" w:rsidRPr="00B54640" w:rsidRDefault="000934F5" w:rsidP="00C77B63">
      <w:pPr>
        <w:widowControl/>
        <w:spacing w:line="480" w:lineRule="auto"/>
        <w:jc w:val="left"/>
        <w:rPr>
          <w:rFonts w:ascii="Garamond" w:hAnsi="Garamond"/>
          <w:sz w:val="24"/>
          <w:szCs w:val="24"/>
          <w:rPrChange w:id="650" w:author="Yang Liu" w:date="2020-08-09T20:41:00Z">
            <w:rPr>
              <w:rFonts w:ascii="Times New Roman" w:hAnsi="Times New Roman"/>
              <w:sz w:val="24"/>
              <w:szCs w:val="24"/>
            </w:rPr>
          </w:rPrChange>
        </w:rPr>
      </w:pPr>
    </w:p>
    <w:p w14:paraId="0F25F06F" w14:textId="77777777" w:rsidR="000934F5" w:rsidRPr="00B54640" w:rsidRDefault="000934F5" w:rsidP="00C77B63">
      <w:pPr>
        <w:spacing w:line="480" w:lineRule="auto"/>
        <w:jc w:val="left"/>
        <w:rPr>
          <w:rFonts w:ascii="Garamond" w:hAnsi="Garamond"/>
          <w:sz w:val="24"/>
          <w:szCs w:val="24"/>
          <w:rPrChange w:id="651" w:author="Yang Liu" w:date="2020-08-09T20:41:00Z">
            <w:rPr>
              <w:rFonts w:ascii="Times New Roman" w:hAnsi="Times New Roman"/>
              <w:sz w:val="24"/>
              <w:szCs w:val="24"/>
            </w:rPr>
          </w:rPrChange>
        </w:rPr>
      </w:pPr>
      <w:r w:rsidRPr="00B54640">
        <w:rPr>
          <w:rFonts w:ascii="Garamond" w:hAnsi="Garamond"/>
          <w:sz w:val="24"/>
          <w:szCs w:val="24"/>
          <w:rPrChange w:id="652" w:author="Yang Liu" w:date="2020-08-09T20:41:00Z">
            <w:rPr>
              <w:rFonts w:ascii="Times New Roman" w:hAnsi="Times New Roman"/>
              <w:sz w:val="24"/>
              <w:szCs w:val="24"/>
            </w:rPr>
          </w:rPrChange>
        </w:rPr>
        <w:t xml:space="preserve">The 539 outbreaks that met the inclusion criteria occurred in 27 provinces (Figure 3) – those with the </w:t>
      </w:r>
      <w:r w:rsidR="002170A0" w:rsidRPr="00B54640">
        <w:rPr>
          <w:rFonts w:ascii="Garamond" w:hAnsi="Garamond"/>
          <w:sz w:val="24"/>
          <w:szCs w:val="24"/>
          <w:rPrChange w:id="653" w:author="Yang Liu" w:date="2020-08-09T20:41:00Z">
            <w:rPr>
              <w:rFonts w:ascii="Times New Roman" w:hAnsi="Times New Roman" w:hint="eastAsia"/>
              <w:sz w:val="24"/>
              <w:szCs w:val="24"/>
            </w:rPr>
          </w:rPrChange>
        </w:rPr>
        <w:t>largest</w:t>
      </w:r>
      <w:r w:rsidRPr="00B54640">
        <w:rPr>
          <w:rFonts w:ascii="Garamond" w:hAnsi="Garamond"/>
          <w:sz w:val="24"/>
          <w:szCs w:val="24"/>
          <w:rPrChange w:id="654" w:author="Yang Liu" w:date="2020-08-09T20:41:00Z">
            <w:rPr>
              <w:rFonts w:ascii="Times New Roman" w:hAnsi="Times New Roman"/>
              <w:sz w:val="24"/>
              <w:szCs w:val="24"/>
            </w:rPr>
          </w:rPrChange>
        </w:rPr>
        <w:t xml:space="preserve"> number of outbreaks were Guangdong (88), Chongqing (81), Guangxi (53), Anhui (51), Jiangsu (36), Yunnan (36) and Shandong (35). These six provinces were also among the provinces with the highest incidence of HFMD cases in China.</w:t>
      </w:r>
    </w:p>
    <w:p w14:paraId="3D858893" w14:textId="77777777" w:rsidR="000934F5" w:rsidRPr="00B54640" w:rsidRDefault="000934F5" w:rsidP="00C77B63">
      <w:pPr>
        <w:spacing w:line="480" w:lineRule="auto"/>
        <w:jc w:val="left"/>
        <w:rPr>
          <w:rFonts w:ascii="Garamond" w:hAnsi="Garamond"/>
          <w:sz w:val="24"/>
          <w:szCs w:val="24"/>
          <w:rPrChange w:id="655" w:author="Yang Liu" w:date="2020-08-09T20:41:00Z">
            <w:rPr>
              <w:rFonts w:ascii="Times New Roman" w:hAnsi="Times New Roman"/>
              <w:sz w:val="24"/>
              <w:szCs w:val="24"/>
            </w:rPr>
          </w:rPrChange>
        </w:rPr>
      </w:pPr>
    </w:p>
    <w:p w14:paraId="46D5365C" w14:textId="77777777" w:rsidR="000934F5" w:rsidRPr="00B54640" w:rsidRDefault="000934F5" w:rsidP="00C77B63">
      <w:pPr>
        <w:spacing w:line="480" w:lineRule="auto"/>
        <w:jc w:val="left"/>
        <w:rPr>
          <w:rFonts w:ascii="Garamond" w:hAnsi="Garamond"/>
          <w:sz w:val="24"/>
          <w:szCs w:val="24"/>
          <w:rPrChange w:id="656" w:author="Yang Liu" w:date="2020-08-09T20:41:00Z">
            <w:rPr>
              <w:rFonts w:ascii="Times New Roman" w:hAnsi="Times New Roman"/>
              <w:sz w:val="24"/>
              <w:szCs w:val="24"/>
            </w:rPr>
          </w:rPrChange>
        </w:rPr>
      </w:pPr>
      <w:r w:rsidRPr="00B54640">
        <w:rPr>
          <w:rFonts w:ascii="Garamond" w:hAnsi="Garamond"/>
          <w:sz w:val="24"/>
          <w:szCs w:val="24"/>
          <w:rPrChange w:id="657" w:author="Yang Liu" w:date="2020-08-09T20:41:00Z">
            <w:rPr>
              <w:rFonts w:ascii="Times New Roman" w:hAnsi="Times New Roman"/>
              <w:sz w:val="24"/>
              <w:szCs w:val="24"/>
            </w:rPr>
          </w:rPrChange>
        </w:rPr>
        <w:t>There were 479 (88.9%) outbreaks that occurred in kindergartens, affecting 9202 children; 33(6.1%) outbreaks in primary schools, affecting 635 students; 18 (3.3%) in villages, affecting 400 preschool children; 6 (1.1%) in childcare centers, affecting 121 cases; and 3 (0.6%) in junior middle schools, affecting 59 cases.</w:t>
      </w:r>
    </w:p>
    <w:p w14:paraId="7C9341C8" w14:textId="77777777" w:rsidR="000934F5" w:rsidRPr="00B54640" w:rsidRDefault="000934F5" w:rsidP="00C77B63">
      <w:pPr>
        <w:spacing w:line="480" w:lineRule="auto"/>
        <w:jc w:val="left"/>
        <w:rPr>
          <w:rFonts w:ascii="Garamond" w:hAnsi="Garamond"/>
          <w:sz w:val="24"/>
          <w:szCs w:val="24"/>
          <w:rPrChange w:id="658" w:author="Yang Liu" w:date="2020-08-09T20:41:00Z">
            <w:rPr>
              <w:rFonts w:ascii="Times New Roman" w:hAnsi="Times New Roman"/>
              <w:sz w:val="24"/>
              <w:szCs w:val="24"/>
            </w:rPr>
          </w:rPrChange>
        </w:rPr>
      </w:pPr>
    </w:p>
    <w:p w14:paraId="384F981B" w14:textId="77777777" w:rsidR="000934F5" w:rsidRPr="00B54640" w:rsidRDefault="000934F5" w:rsidP="00C77B63">
      <w:pPr>
        <w:spacing w:line="480" w:lineRule="auto"/>
        <w:jc w:val="left"/>
        <w:rPr>
          <w:rFonts w:ascii="Garamond" w:hAnsi="Garamond"/>
          <w:sz w:val="24"/>
          <w:szCs w:val="24"/>
          <w:rPrChange w:id="659" w:author="Yang Liu" w:date="2020-08-09T20:41:00Z">
            <w:rPr>
              <w:rFonts w:ascii="Times New Roman" w:hAnsi="Times New Roman"/>
              <w:sz w:val="24"/>
              <w:szCs w:val="24"/>
            </w:rPr>
          </w:rPrChange>
        </w:rPr>
      </w:pPr>
      <w:r w:rsidRPr="00B54640">
        <w:rPr>
          <w:rFonts w:ascii="Garamond" w:hAnsi="Garamond"/>
          <w:sz w:val="24"/>
          <w:szCs w:val="24"/>
          <w:rPrChange w:id="660" w:author="Yang Liu" w:date="2020-08-09T20:41:00Z">
            <w:rPr>
              <w:rFonts w:ascii="Times New Roman" w:hAnsi="Times New Roman"/>
              <w:sz w:val="24"/>
              <w:szCs w:val="24"/>
            </w:rPr>
          </w:rPrChange>
        </w:rPr>
        <w:lastRenderedPageBreak/>
        <w:t xml:space="preserve">Outbreaks caused by EV-A71, CV-A16 and CV-A6 were similar in terms of the number of children infected and duration of outbreaks. However, in CV-A6 outbreaks, more children were exposed on average, leading to overall lower attack rates (Table 1). </w:t>
      </w:r>
    </w:p>
    <w:p w14:paraId="608B26CA" w14:textId="77777777" w:rsidR="000934F5" w:rsidRPr="00B54640" w:rsidRDefault="000934F5" w:rsidP="00C77B63">
      <w:pPr>
        <w:spacing w:line="480" w:lineRule="auto"/>
        <w:jc w:val="left"/>
        <w:rPr>
          <w:rFonts w:ascii="Garamond" w:hAnsi="Garamond"/>
          <w:sz w:val="24"/>
          <w:szCs w:val="24"/>
          <w:rPrChange w:id="661" w:author="Yang Liu" w:date="2020-08-09T20:41:00Z">
            <w:rPr>
              <w:rFonts w:ascii="Times New Roman" w:hAnsi="Times New Roman"/>
              <w:sz w:val="24"/>
              <w:szCs w:val="24"/>
            </w:rPr>
          </w:rPrChange>
        </w:rPr>
      </w:pPr>
    </w:p>
    <w:p w14:paraId="4766D7A3" w14:textId="3A98F6E5" w:rsidR="00863D86" w:rsidRPr="00B54640" w:rsidRDefault="000934F5">
      <w:pPr>
        <w:spacing w:line="480" w:lineRule="auto"/>
        <w:rPr>
          <w:ins w:id="662" w:author="Yang Liu" w:date="2020-08-09T18:36:00Z"/>
          <w:rFonts w:ascii="Garamond" w:hAnsi="Garamond"/>
          <w:sz w:val="24"/>
          <w:szCs w:val="24"/>
          <w:rPrChange w:id="663" w:author="Yang Liu" w:date="2020-08-09T20:41:00Z">
            <w:rPr>
              <w:ins w:id="664" w:author="Yang Liu" w:date="2020-08-09T18:36:00Z"/>
              <w:rFonts w:ascii="Times New Roman" w:eastAsia="STZhongsong" w:hAnsi="Times New Roman"/>
              <w:sz w:val="24"/>
              <w:szCs w:val="24"/>
            </w:rPr>
          </w:rPrChange>
        </w:rPr>
        <w:pPrChange w:id="665" w:author="Yang Liu" w:date="2020-07-27T17:29:00Z">
          <w:pPr>
            <w:autoSpaceDE w:val="0"/>
            <w:autoSpaceDN w:val="0"/>
            <w:adjustRightInd w:val="0"/>
            <w:spacing w:line="480" w:lineRule="auto"/>
          </w:pPr>
        </w:pPrChange>
      </w:pPr>
      <w:r w:rsidRPr="00B54640">
        <w:rPr>
          <w:rFonts w:ascii="Garamond" w:hAnsi="Garamond"/>
          <w:sz w:val="24"/>
          <w:szCs w:val="24"/>
          <w:rPrChange w:id="666" w:author="Yang Liu" w:date="2020-08-09T20:41:00Z">
            <w:rPr>
              <w:rFonts w:ascii="Times New Roman" w:hAnsi="Times New Roman"/>
              <w:sz w:val="24"/>
              <w:szCs w:val="24"/>
            </w:rPr>
          </w:rPrChange>
        </w:rPr>
        <w:t>Before the EV-A71 mono-valent vaccine</w:t>
      </w:r>
      <w:r w:rsidR="00072707" w:rsidRPr="00B54640">
        <w:rPr>
          <w:rFonts w:ascii="Garamond" w:hAnsi="Garamond"/>
          <w:sz w:val="24"/>
          <w:szCs w:val="24"/>
          <w:rPrChange w:id="667" w:author="Yang Liu" w:date="2020-08-09T20:41:00Z">
            <w:rPr>
              <w:rFonts w:ascii="Times New Roman" w:hAnsi="Times New Roman" w:hint="eastAsia"/>
              <w:sz w:val="24"/>
              <w:szCs w:val="24"/>
            </w:rPr>
          </w:rPrChange>
        </w:rPr>
        <w:t>s</w:t>
      </w:r>
      <w:r w:rsidRPr="00B54640">
        <w:rPr>
          <w:rFonts w:ascii="Garamond" w:hAnsi="Garamond"/>
          <w:sz w:val="24"/>
          <w:szCs w:val="24"/>
          <w:rPrChange w:id="668" w:author="Yang Liu" w:date="2020-08-09T20:41:00Z">
            <w:rPr>
              <w:rFonts w:ascii="Times New Roman" w:hAnsi="Times New Roman"/>
              <w:sz w:val="24"/>
              <w:szCs w:val="24"/>
            </w:rPr>
          </w:rPrChange>
        </w:rPr>
        <w:t xml:space="preserve"> w</w:t>
      </w:r>
      <w:r w:rsidR="00072707" w:rsidRPr="00B54640">
        <w:rPr>
          <w:rFonts w:ascii="Garamond" w:hAnsi="Garamond"/>
          <w:sz w:val="24"/>
          <w:szCs w:val="24"/>
          <w:rPrChange w:id="669" w:author="Yang Liu" w:date="2020-08-09T20:41:00Z">
            <w:rPr>
              <w:rFonts w:ascii="Times New Roman" w:hAnsi="Times New Roman" w:hint="eastAsia"/>
              <w:sz w:val="24"/>
              <w:szCs w:val="24"/>
            </w:rPr>
          </w:rPrChange>
        </w:rPr>
        <w:t>ere</w:t>
      </w:r>
      <w:r w:rsidRPr="00B54640">
        <w:rPr>
          <w:rFonts w:ascii="Garamond" w:hAnsi="Garamond"/>
          <w:sz w:val="24"/>
          <w:szCs w:val="24"/>
          <w:rPrChange w:id="670" w:author="Yang Liu" w:date="2020-08-09T20:41:00Z">
            <w:rPr>
              <w:rFonts w:ascii="Times New Roman" w:hAnsi="Times New Roman"/>
              <w:sz w:val="24"/>
              <w:szCs w:val="24"/>
            </w:rPr>
          </w:rPrChange>
        </w:rPr>
        <w:t xml:space="preserve"> licensed in mainland China, the R</w:t>
      </w:r>
      <w:r w:rsidRPr="00B54640">
        <w:rPr>
          <w:rFonts w:ascii="Garamond" w:hAnsi="Garamond"/>
          <w:sz w:val="24"/>
          <w:szCs w:val="24"/>
          <w:vertAlign w:val="subscript"/>
          <w:rPrChange w:id="671" w:author="Yang Liu" w:date="2020-08-09T20:41:00Z">
            <w:rPr>
              <w:rFonts w:ascii="Times New Roman" w:hAnsi="Times New Roman"/>
              <w:sz w:val="24"/>
              <w:szCs w:val="24"/>
              <w:vertAlign w:val="subscript"/>
            </w:rPr>
          </w:rPrChange>
        </w:rPr>
        <w:t>0</w:t>
      </w:r>
      <w:r w:rsidRPr="00B54640">
        <w:rPr>
          <w:rFonts w:ascii="Garamond" w:hAnsi="Garamond"/>
          <w:sz w:val="24"/>
          <w:szCs w:val="24"/>
          <w:rPrChange w:id="672" w:author="Yang Liu" w:date="2020-08-09T20:41:00Z">
            <w:rPr>
              <w:rFonts w:ascii="Times New Roman" w:hAnsi="Times New Roman"/>
              <w:sz w:val="24"/>
              <w:szCs w:val="24"/>
            </w:rPr>
          </w:rPrChange>
        </w:rPr>
        <w:t xml:space="preserve"> of EV-A71 and CV-A16 were comparable (5.46 and 5.11, respectively). After vaccine licensure, the</w:t>
      </w:r>
      <w:r w:rsidR="00283204" w:rsidRPr="00B54640">
        <w:rPr>
          <w:rFonts w:ascii="Garamond" w:hAnsi="Garamond"/>
          <w:sz w:val="24"/>
          <w:szCs w:val="24"/>
          <w:rPrChange w:id="673"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674" w:author="Yang Liu" w:date="2020-08-09T20:41:00Z">
            <w:rPr>
              <w:rFonts w:ascii="Times New Roman" w:hAnsi="Times New Roman"/>
              <w:sz w:val="24"/>
              <w:szCs w:val="24"/>
            </w:rPr>
          </w:rPrChange>
        </w:rPr>
        <w:t>R</w:t>
      </w:r>
      <w:r w:rsidRPr="00B54640">
        <w:rPr>
          <w:rFonts w:ascii="Garamond" w:hAnsi="Garamond"/>
          <w:sz w:val="24"/>
          <w:szCs w:val="24"/>
          <w:vertAlign w:val="subscript"/>
          <w:rPrChange w:id="675" w:author="Yang Liu" w:date="2020-08-09T20:41:00Z">
            <w:rPr>
              <w:rFonts w:ascii="Times New Roman" w:hAnsi="Times New Roman"/>
              <w:sz w:val="24"/>
              <w:szCs w:val="24"/>
              <w:vertAlign w:val="subscript"/>
            </w:rPr>
          </w:rPrChange>
        </w:rPr>
        <w:t>0</w:t>
      </w:r>
      <w:r w:rsidRPr="00B54640">
        <w:rPr>
          <w:rFonts w:ascii="Garamond" w:hAnsi="Garamond"/>
          <w:sz w:val="24"/>
          <w:szCs w:val="24"/>
          <w:rPrChange w:id="676" w:author="Yang Liu" w:date="2020-08-09T20:41:00Z">
            <w:rPr>
              <w:rFonts w:ascii="Times New Roman" w:hAnsi="Times New Roman"/>
              <w:sz w:val="24"/>
              <w:szCs w:val="24"/>
            </w:rPr>
          </w:rPrChange>
        </w:rPr>
        <w:t xml:space="preserve"> of EV-A71 quickly declined from 5.46 to 3.81 with statistical significance (Z=-2.032</w:t>
      </w:r>
      <w:r w:rsidRPr="00B54640">
        <w:rPr>
          <w:rFonts w:ascii="Garamond" w:hAnsi="Garamond"/>
          <w:sz w:val="24"/>
          <w:szCs w:val="24"/>
          <w:rPrChange w:id="677" w:author="Yang Liu" w:date="2020-08-09T20:41:00Z">
            <w:rPr>
              <w:rFonts w:ascii="Times New Roman" w:hAnsi="Times New Roman"/>
              <w:sz w:val="24"/>
              <w:szCs w:val="24"/>
            </w:rPr>
          </w:rPrChange>
        </w:rPr>
        <w:t>，</w:t>
      </w:r>
      <w:r w:rsidRPr="00B54640">
        <w:rPr>
          <w:rFonts w:ascii="Garamond" w:hAnsi="Garamond"/>
          <w:sz w:val="24"/>
          <w:szCs w:val="24"/>
          <w:rPrChange w:id="678" w:author="Yang Liu" w:date="2020-08-09T20:41:00Z">
            <w:rPr>
              <w:rFonts w:ascii="Times New Roman" w:hAnsi="Times New Roman"/>
              <w:sz w:val="24"/>
              <w:szCs w:val="24"/>
            </w:rPr>
          </w:rPrChange>
        </w:rPr>
        <w:t>P=0.042).</w:t>
      </w:r>
      <w:r w:rsidR="006A0901" w:rsidRPr="00B54640">
        <w:rPr>
          <w:rFonts w:ascii="Garamond" w:hAnsi="Garamond"/>
          <w:sz w:val="24"/>
          <w:szCs w:val="24"/>
          <w:rPrChange w:id="679" w:author="Yang Liu" w:date="2020-08-09T20:41:00Z">
            <w:rPr>
              <w:rFonts w:ascii="Times New Roman" w:hAnsi="Times New Roman"/>
              <w:sz w:val="24"/>
              <w:szCs w:val="24"/>
            </w:rPr>
          </w:rPrChange>
        </w:rPr>
        <w:t xml:space="preserve"> </w:t>
      </w:r>
      <w:r w:rsidRPr="00B54640">
        <w:rPr>
          <w:rFonts w:ascii="Garamond" w:hAnsi="Garamond"/>
          <w:sz w:val="24"/>
          <w:szCs w:val="24"/>
          <w:rPrChange w:id="680" w:author="Yang Liu" w:date="2020-08-09T20:41:00Z">
            <w:rPr>
              <w:rFonts w:ascii="Times New Roman" w:hAnsi="Times New Roman"/>
              <w:sz w:val="24"/>
              <w:szCs w:val="24"/>
            </w:rPr>
          </w:rPrChange>
        </w:rPr>
        <w:t>Although the R</w:t>
      </w:r>
      <w:r w:rsidRPr="00B54640">
        <w:rPr>
          <w:rFonts w:ascii="Garamond" w:hAnsi="Garamond"/>
          <w:sz w:val="24"/>
          <w:szCs w:val="24"/>
          <w:vertAlign w:val="subscript"/>
          <w:rPrChange w:id="681" w:author="Yang Liu" w:date="2020-08-09T20:41:00Z">
            <w:rPr>
              <w:rFonts w:ascii="Times New Roman" w:hAnsi="Times New Roman"/>
              <w:sz w:val="24"/>
              <w:szCs w:val="24"/>
              <w:vertAlign w:val="subscript"/>
            </w:rPr>
          </w:rPrChange>
        </w:rPr>
        <w:t>0</w:t>
      </w:r>
      <w:r w:rsidR="00F618F0" w:rsidRPr="00B54640">
        <w:rPr>
          <w:rFonts w:ascii="Garamond" w:hAnsi="Garamond"/>
          <w:sz w:val="24"/>
          <w:szCs w:val="24"/>
          <w:rPrChange w:id="682"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683" w:author="Yang Liu" w:date="2020-08-09T20:41:00Z">
            <w:rPr>
              <w:rFonts w:ascii="Times New Roman" w:hAnsi="Times New Roman"/>
              <w:sz w:val="24"/>
              <w:szCs w:val="24"/>
            </w:rPr>
          </w:rPrChange>
        </w:rPr>
        <w:t>estimate</w:t>
      </w:r>
      <w:r w:rsidR="004D6C8E" w:rsidRPr="00B54640">
        <w:rPr>
          <w:rFonts w:ascii="Garamond" w:hAnsi="Garamond"/>
          <w:sz w:val="24"/>
          <w:szCs w:val="24"/>
          <w:rPrChange w:id="684"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685" w:author="Yang Liu" w:date="2020-08-09T20:41:00Z">
            <w:rPr>
              <w:rFonts w:ascii="Times New Roman" w:hAnsi="Times New Roman"/>
              <w:sz w:val="24"/>
              <w:szCs w:val="24"/>
            </w:rPr>
          </w:rPrChange>
        </w:rPr>
        <w:t xml:space="preserve">for EV-A71 </w:t>
      </w:r>
      <w:r w:rsidR="004D6C8E" w:rsidRPr="00B54640">
        <w:rPr>
          <w:rFonts w:ascii="Garamond" w:hAnsi="Garamond"/>
          <w:sz w:val="24"/>
          <w:szCs w:val="24"/>
          <w:rPrChange w:id="686" w:author="Yang Liu" w:date="2020-08-09T20:41:00Z">
            <w:rPr>
              <w:rFonts w:ascii="Times New Roman" w:hAnsi="Times New Roman" w:hint="eastAsia"/>
              <w:sz w:val="24"/>
              <w:szCs w:val="24"/>
            </w:rPr>
          </w:rPrChange>
        </w:rPr>
        <w:t xml:space="preserve">in 2018 </w:t>
      </w:r>
      <w:r w:rsidRPr="00B54640">
        <w:rPr>
          <w:rFonts w:ascii="Garamond" w:hAnsi="Garamond"/>
          <w:sz w:val="24"/>
          <w:szCs w:val="24"/>
          <w:rPrChange w:id="687" w:author="Yang Liu" w:date="2020-08-09T20:41:00Z">
            <w:rPr>
              <w:rFonts w:ascii="Times New Roman" w:hAnsi="Times New Roman"/>
              <w:sz w:val="24"/>
              <w:szCs w:val="24"/>
            </w:rPr>
          </w:rPrChange>
        </w:rPr>
        <w:t xml:space="preserve">appeared to be higher when expressed as a box plot, the number of outbreaks were so small (see Figure </w:t>
      </w:r>
      <w:r w:rsidR="003C4A16" w:rsidRPr="00B54640">
        <w:rPr>
          <w:rFonts w:ascii="Garamond" w:hAnsi="Garamond"/>
          <w:sz w:val="24"/>
          <w:szCs w:val="24"/>
          <w:rPrChange w:id="688" w:author="Yang Liu" w:date="2020-08-09T20:41:00Z">
            <w:rPr>
              <w:rFonts w:ascii="Times New Roman" w:hAnsi="Times New Roman" w:hint="eastAsia"/>
              <w:sz w:val="24"/>
              <w:szCs w:val="24"/>
            </w:rPr>
          </w:rPrChange>
        </w:rPr>
        <w:t>2</w:t>
      </w:r>
      <w:r w:rsidRPr="00B54640">
        <w:rPr>
          <w:rFonts w:ascii="Garamond" w:hAnsi="Garamond"/>
          <w:sz w:val="24"/>
          <w:szCs w:val="24"/>
          <w:rPrChange w:id="689" w:author="Yang Liu" w:date="2020-08-09T20:41:00Z">
            <w:rPr>
              <w:rFonts w:ascii="Times New Roman" w:hAnsi="Times New Roman"/>
              <w:sz w:val="24"/>
              <w:szCs w:val="24"/>
            </w:rPr>
          </w:rPrChange>
        </w:rPr>
        <w:t>, a and c) that they do not affect the overall decreasing trend. The R</w:t>
      </w:r>
      <w:r w:rsidRPr="00B54640">
        <w:rPr>
          <w:rFonts w:ascii="Garamond" w:hAnsi="Garamond"/>
          <w:sz w:val="24"/>
          <w:szCs w:val="24"/>
          <w:vertAlign w:val="subscript"/>
          <w:rPrChange w:id="690" w:author="Yang Liu" w:date="2020-08-09T20:41:00Z">
            <w:rPr>
              <w:rFonts w:ascii="Times New Roman" w:hAnsi="Times New Roman"/>
              <w:sz w:val="24"/>
              <w:szCs w:val="24"/>
              <w:vertAlign w:val="subscript"/>
            </w:rPr>
          </w:rPrChange>
        </w:rPr>
        <w:t>0</w:t>
      </w:r>
      <w:r w:rsidRPr="00B54640">
        <w:rPr>
          <w:rFonts w:ascii="Garamond" w:hAnsi="Garamond"/>
          <w:sz w:val="24"/>
          <w:szCs w:val="24"/>
          <w:rPrChange w:id="691" w:author="Yang Liu" w:date="2020-08-09T20:41:00Z">
            <w:rPr>
              <w:rFonts w:ascii="Times New Roman" w:hAnsi="Times New Roman"/>
              <w:sz w:val="24"/>
              <w:szCs w:val="24"/>
            </w:rPr>
          </w:rPrChange>
        </w:rPr>
        <w:t xml:space="preserve"> of CV-A16 declined from 5.11 to 4.00, but the decline was not statistically significant</w:t>
      </w:r>
      <w:r w:rsidRPr="00B54640">
        <w:rPr>
          <w:rFonts w:ascii="Garamond" w:hAnsi="Garamond"/>
          <w:sz w:val="24"/>
          <w:szCs w:val="24"/>
          <w:rPrChange w:id="692"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693" w:author="Yang Liu" w:date="2020-08-09T20:41:00Z">
            <w:rPr>
              <w:rFonts w:ascii="Times New Roman" w:hAnsi="Times New Roman"/>
              <w:sz w:val="24"/>
              <w:szCs w:val="24"/>
            </w:rPr>
          </w:rPrChange>
        </w:rPr>
        <w:t>(Z=-1.095</w:t>
      </w:r>
      <w:r w:rsidRPr="00B54640">
        <w:rPr>
          <w:rFonts w:ascii="Garamond" w:hAnsi="Garamond"/>
          <w:sz w:val="24"/>
          <w:szCs w:val="24"/>
          <w:rPrChange w:id="694" w:author="Yang Liu" w:date="2020-08-09T20:41:00Z">
            <w:rPr>
              <w:rFonts w:ascii="Times New Roman" w:hAnsi="Times New Roman"/>
              <w:sz w:val="24"/>
              <w:szCs w:val="24"/>
            </w:rPr>
          </w:rPrChange>
        </w:rPr>
        <w:t>，</w:t>
      </w:r>
      <w:r w:rsidRPr="00B54640">
        <w:rPr>
          <w:rFonts w:ascii="Garamond" w:hAnsi="Garamond"/>
          <w:sz w:val="24"/>
          <w:szCs w:val="24"/>
          <w:rPrChange w:id="695" w:author="Yang Liu" w:date="2020-08-09T20:41:00Z">
            <w:rPr>
              <w:rFonts w:ascii="Times New Roman" w:hAnsi="Times New Roman"/>
              <w:sz w:val="24"/>
              <w:szCs w:val="24"/>
            </w:rPr>
          </w:rPrChange>
        </w:rPr>
        <w:t>P=0.057) (Figure 4</w:t>
      </w:r>
      <w:ins w:id="696" w:author="Yang Liu" w:date="2020-08-09T16:47:00Z">
        <w:r w:rsidR="00D93293" w:rsidRPr="00B54640">
          <w:rPr>
            <w:rFonts w:ascii="Garamond" w:hAnsi="Garamond"/>
            <w:sz w:val="24"/>
            <w:szCs w:val="24"/>
            <w:rPrChange w:id="697" w:author="Yang Liu" w:date="2020-08-09T20:41:00Z">
              <w:rPr>
                <w:rFonts w:ascii="Times New Roman" w:hAnsi="Times New Roman"/>
                <w:sz w:val="24"/>
                <w:szCs w:val="24"/>
              </w:rPr>
            </w:rPrChange>
          </w:rPr>
          <w:t xml:space="preserve">, panels </w:t>
        </w:r>
        <w:r w:rsidR="00B123FB" w:rsidRPr="00B54640">
          <w:rPr>
            <w:rFonts w:ascii="Garamond" w:hAnsi="Garamond"/>
            <w:sz w:val="24"/>
            <w:szCs w:val="24"/>
            <w:rPrChange w:id="698" w:author="Yang Liu" w:date="2020-08-09T20:41:00Z">
              <w:rPr>
                <w:rFonts w:ascii="Times New Roman" w:hAnsi="Times New Roman"/>
                <w:sz w:val="24"/>
                <w:szCs w:val="24"/>
              </w:rPr>
            </w:rPrChange>
          </w:rPr>
          <w:t>(</w:t>
        </w:r>
        <w:r w:rsidR="00D93293" w:rsidRPr="00B54640">
          <w:rPr>
            <w:rFonts w:ascii="Garamond" w:hAnsi="Garamond"/>
            <w:sz w:val="24"/>
            <w:szCs w:val="24"/>
            <w:rPrChange w:id="699" w:author="Yang Liu" w:date="2020-08-09T20:41:00Z">
              <w:rPr>
                <w:rFonts w:ascii="Times New Roman" w:hAnsi="Times New Roman"/>
                <w:sz w:val="24"/>
                <w:szCs w:val="24"/>
              </w:rPr>
            </w:rPrChange>
          </w:rPr>
          <w:t>a</w:t>
        </w:r>
        <w:r w:rsidR="00B123FB" w:rsidRPr="00B54640">
          <w:rPr>
            <w:rFonts w:ascii="Garamond" w:hAnsi="Garamond"/>
            <w:sz w:val="24"/>
            <w:szCs w:val="24"/>
            <w:rPrChange w:id="700" w:author="Yang Liu" w:date="2020-08-09T20:41:00Z">
              <w:rPr>
                <w:rFonts w:ascii="Times New Roman" w:hAnsi="Times New Roman"/>
                <w:sz w:val="24"/>
                <w:szCs w:val="24"/>
              </w:rPr>
            </w:rPrChange>
          </w:rPr>
          <w:t>)</w:t>
        </w:r>
        <w:r w:rsidR="00D93293" w:rsidRPr="00B54640">
          <w:rPr>
            <w:rFonts w:ascii="Garamond" w:hAnsi="Garamond"/>
            <w:sz w:val="24"/>
            <w:szCs w:val="24"/>
            <w:rPrChange w:id="701" w:author="Yang Liu" w:date="2020-08-09T20:41:00Z">
              <w:rPr>
                <w:rFonts w:ascii="Times New Roman" w:hAnsi="Times New Roman"/>
                <w:sz w:val="24"/>
                <w:szCs w:val="24"/>
              </w:rPr>
            </w:rPrChange>
          </w:rPr>
          <w:t xml:space="preserve">, </w:t>
        </w:r>
        <w:r w:rsidR="00B123FB" w:rsidRPr="00B54640">
          <w:rPr>
            <w:rFonts w:ascii="Garamond" w:hAnsi="Garamond"/>
            <w:sz w:val="24"/>
            <w:szCs w:val="24"/>
            <w:rPrChange w:id="702" w:author="Yang Liu" w:date="2020-08-09T20:41:00Z">
              <w:rPr>
                <w:rFonts w:ascii="Times New Roman" w:hAnsi="Times New Roman"/>
                <w:sz w:val="24"/>
                <w:szCs w:val="24"/>
              </w:rPr>
            </w:rPrChange>
          </w:rPr>
          <w:t>(</w:t>
        </w:r>
        <w:r w:rsidR="00D93293" w:rsidRPr="00B54640">
          <w:rPr>
            <w:rFonts w:ascii="Garamond" w:hAnsi="Garamond"/>
            <w:sz w:val="24"/>
            <w:szCs w:val="24"/>
            <w:rPrChange w:id="703" w:author="Yang Liu" w:date="2020-08-09T20:41:00Z">
              <w:rPr>
                <w:rFonts w:ascii="Times New Roman" w:hAnsi="Times New Roman"/>
                <w:sz w:val="24"/>
                <w:szCs w:val="24"/>
              </w:rPr>
            </w:rPrChange>
          </w:rPr>
          <w:t>d</w:t>
        </w:r>
        <w:r w:rsidR="00B123FB" w:rsidRPr="00B54640">
          <w:rPr>
            <w:rFonts w:ascii="Garamond" w:hAnsi="Garamond"/>
            <w:sz w:val="24"/>
            <w:szCs w:val="24"/>
            <w:rPrChange w:id="704" w:author="Yang Liu" w:date="2020-08-09T20:41:00Z">
              <w:rPr>
                <w:rFonts w:ascii="Times New Roman" w:hAnsi="Times New Roman"/>
                <w:sz w:val="24"/>
                <w:szCs w:val="24"/>
              </w:rPr>
            </w:rPrChange>
          </w:rPr>
          <w:t>)</w:t>
        </w:r>
        <w:r w:rsidR="00D93293" w:rsidRPr="00B54640">
          <w:rPr>
            <w:rFonts w:ascii="Garamond" w:hAnsi="Garamond"/>
            <w:sz w:val="24"/>
            <w:szCs w:val="24"/>
            <w:rPrChange w:id="705" w:author="Yang Liu" w:date="2020-08-09T20:41:00Z">
              <w:rPr>
                <w:rFonts w:ascii="Times New Roman" w:hAnsi="Times New Roman"/>
                <w:sz w:val="24"/>
                <w:szCs w:val="24"/>
              </w:rPr>
            </w:rPrChange>
          </w:rPr>
          <w:t xml:space="preserve">, and </w:t>
        </w:r>
        <w:r w:rsidR="00B123FB" w:rsidRPr="00B54640">
          <w:rPr>
            <w:rFonts w:ascii="Garamond" w:hAnsi="Garamond"/>
            <w:sz w:val="24"/>
            <w:szCs w:val="24"/>
            <w:rPrChange w:id="706" w:author="Yang Liu" w:date="2020-08-09T20:41:00Z">
              <w:rPr>
                <w:rFonts w:ascii="Times New Roman" w:hAnsi="Times New Roman"/>
                <w:sz w:val="24"/>
                <w:szCs w:val="24"/>
              </w:rPr>
            </w:rPrChange>
          </w:rPr>
          <w:t>(</w:t>
        </w:r>
        <w:r w:rsidR="00D93293" w:rsidRPr="00B54640">
          <w:rPr>
            <w:rFonts w:ascii="Garamond" w:hAnsi="Garamond"/>
            <w:sz w:val="24"/>
            <w:szCs w:val="24"/>
            <w:rPrChange w:id="707" w:author="Yang Liu" w:date="2020-08-09T20:41:00Z">
              <w:rPr>
                <w:rFonts w:ascii="Times New Roman" w:hAnsi="Times New Roman"/>
                <w:sz w:val="24"/>
                <w:szCs w:val="24"/>
              </w:rPr>
            </w:rPrChange>
          </w:rPr>
          <w:t>g</w:t>
        </w:r>
      </w:ins>
      <w:r w:rsidRPr="00B54640">
        <w:rPr>
          <w:rFonts w:ascii="Garamond" w:hAnsi="Garamond"/>
          <w:sz w:val="24"/>
          <w:szCs w:val="24"/>
          <w:rPrChange w:id="708" w:author="Yang Liu" w:date="2020-08-09T20:41:00Z">
            <w:rPr>
              <w:rFonts w:ascii="Times New Roman" w:hAnsi="Times New Roman"/>
              <w:sz w:val="24"/>
              <w:szCs w:val="24"/>
            </w:rPr>
          </w:rPrChange>
        </w:rPr>
        <w:t>)</w:t>
      </w:r>
      <w:ins w:id="709" w:author="Yang Liu" w:date="2020-08-09T16:47:00Z">
        <w:r w:rsidR="00B123FB" w:rsidRPr="00B54640">
          <w:rPr>
            <w:rFonts w:ascii="Garamond" w:hAnsi="Garamond"/>
            <w:sz w:val="24"/>
            <w:szCs w:val="24"/>
            <w:rPrChange w:id="710" w:author="Yang Liu" w:date="2020-08-09T20:41:00Z">
              <w:rPr>
                <w:rFonts w:ascii="Times New Roman" w:hAnsi="Times New Roman"/>
                <w:sz w:val="24"/>
                <w:szCs w:val="24"/>
              </w:rPr>
            </w:rPrChange>
          </w:rPr>
          <w:t>)</w:t>
        </w:r>
      </w:ins>
      <w:r w:rsidRPr="00B54640">
        <w:rPr>
          <w:rFonts w:ascii="Garamond" w:hAnsi="Garamond"/>
          <w:sz w:val="24"/>
          <w:szCs w:val="24"/>
          <w:rPrChange w:id="711" w:author="Yang Liu" w:date="2020-08-09T20:41:00Z">
            <w:rPr>
              <w:rFonts w:ascii="Times New Roman" w:hAnsi="Times New Roman"/>
              <w:sz w:val="24"/>
              <w:szCs w:val="24"/>
            </w:rPr>
          </w:rPrChange>
        </w:rPr>
        <w:t>.</w:t>
      </w:r>
      <w:r w:rsidR="006A0901" w:rsidRPr="00B54640">
        <w:rPr>
          <w:rFonts w:ascii="Garamond" w:hAnsi="Garamond"/>
          <w:sz w:val="24"/>
          <w:szCs w:val="24"/>
          <w:rPrChange w:id="712" w:author="Yang Liu" w:date="2020-08-09T20:41:00Z">
            <w:rPr>
              <w:rFonts w:ascii="Times New Roman" w:hAnsi="Times New Roman"/>
              <w:sz w:val="24"/>
              <w:szCs w:val="24"/>
            </w:rPr>
          </w:rPrChange>
        </w:rPr>
        <w:t xml:space="preserve"> </w:t>
      </w:r>
      <w:r w:rsidRPr="00B54640">
        <w:rPr>
          <w:rFonts w:ascii="Garamond" w:hAnsi="Garamond"/>
          <w:sz w:val="24"/>
          <w:szCs w:val="24"/>
          <w:rPrChange w:id="713" w:author="Yang Liu" w:date="2020-08-09T20:41:00Z">
            <w:rPr>
              <w:rFonts w:ascii="Times New Roman" w:hAnsi="Times New Roman"/>
              <w:sz w:val="24"/>
              <w:szCs w:val="24"/>
            </w:rPr>
          </w:rPrChange>
        </w:rPr>
        <w:t>The estimated R</w:t>
      </w:r>
      <w:r w:rsidRPr="00B54640">
        <w:rPr>
          <w:rFonts w:ascii="Garamond" w:hAnsi="Garamond"/>
          <w:sz w:val="24"/>
          <w:szCs w:val="24"/>
          <w:vertAlign w:val="subscript"/>
          <w:rPrChange w:id="714" w:author="Yang Liu" w:date="2020-08-09T20:41:00Z">
            <w:rPr>
              <w:rFonts w:ascii="Times New Roman" w:hAnsi="Times New Roman"/>
              <w:sz w:val="24"/>
              <w:szCs w:val="24"/>
              <w:vertAlign w:val="subscript"/>
            </w:rPr>
          </w:rPrChange>
        </w:rPr>
        <w:t>0</w:t>
      </w:r>
      <w:r w:rsidRPr="00B54640">
        <w:rPr>
          <w:rFonts w:ascii="Garamond" w:hAnsi="Garamond"/>
          <w:sz w:val="24"/>
          <w:szCs w:val="24"/>
          <w:rPrChange w:id="715" w:author="Yang Liu" w:date="2020-08-09T20:41:00Z">
            <w:rPr>
              <w:rFonts w:ascii="Times New Roman" w:hAnsi="Times New Roman"/>
              <w:sz w:val="24"/>
              <w:szCs w:val="24"/>
            </w:rPr>
          </w:rPrChange>
        </w:rPr>
        <w:t xml:space="preserve"> of CV-A6 was 6.50. The difference bet</w:t>
      </w:r>
      <w:r w:rsidRPr="00B54640">
        <w:rPr>
          <w:rFonts w:ascii="Garamond" w:eastAsia="STZhongsong" w:hAnsi="Garamond"/>
          <w:sz w:val="24"/>
          <w:szCs w:val="24"/>
          <w:rPrChange w:id="716" w:author="Yang Liu" w:date="2020-08-09T20:41:00Z">
            <w:rPr>
              <w:rFonts w:ascii="Times New Roman" w:eastAsia="STZhongsong" w:hAnsi="Times New Roman"/>
              <w:sz w:val="24"/>
              <w:szCs w:val="24"/>
            </w:rPr>
          </w:rPrChange>
        </w:rPr>
        <w:t>ween these three types was not statistically significant(</w:t>
      </w:r>
      <w:r w:rsidRPr="00B54640">
        <w:rPr>
          <w:rFonts w:ascii="Garamond" w:eastAsia="STZhongsong" w:hAnsi="Garamond"/>
          <w:i/>
          <w:sz w:val="24"/>
          <w:szCs w:val="24"/>
          <w:rPrChange w:id="717" w:author="Yang Liu" w:date="2020-08-09T20:41:00Z">
            <w:rPr>
              <w:rFonts w:ascii="Times New Roman" w:eastAsia="STZhongsong" w:hAnsi="Times New Roman"/>
              <w:i/>
              <w:sz w:val="24"/>
              <w:szCs w:val="24"/>
            </w:rPr>
          </w:rPrChange>
        </w:rPr>
        <w:t>χ</w:t>
      </w:r>
      <w:r w:rsidRPr="00B54640">
        <w:rPr>
          <w:rFonts w:ascii="Garamond" w:eastAsia="STZhongsong" w:hAnsi="Garamond"/>
          <w:i/>
          <w:sz w:val="24"/>
          <w:szCs w:val="24"/>
          <w:vertAlign w:val="superscript"/>
          <w:rPrChange w:id="718" w:author="Yang Liu" w:date="2020-08-09T20:41:00Z">
            <w:rPr>
              <w:rFonts w:ascii="Times New Roman" w:eastAsia="STZhongsong" w:hAnsi="Times New Roman"/>
              <w:i/>
              <w:sz w:val="24"/>
              <w:szCs w:val="24"/>
              <w:vertAlign w:val="superscript"/>
            </w:rPr>
          </w:rPrChange>
        </w:rPr>
        <w:t>2</w:t>
      </w:r>
      <w:r w:rsidRPr="00B54640">
        <w:rPr>
          <w:rFonts w:ascii="Garamond" w:eastAsia="STZhongsong" w:hAnsi="Garamond"/>
          <w:sz w:val="24"/>
          <w:szCs w:val="24"/>
          <w:rPrChange w:id="719" w:author="Yang Liu" w:date="2020-08-09T20:41:00Z">
            <w:rPr>
              <w:rFonts w:ascii="Times New Roman" w:eastAsia="STZhongsong" w:hAnsi="Times New Roman"/>
              <w:sz w:val="24"/>
              <w:szCs w:val="24"/>
            </w:rPr>
          </w:rPrChange>
        </w:rPr>
        <w:t>=3.387</w:t>
      </w:r>
      <w:r w:rsidRPr="00B54640">
        <w:rPr>
          <w:rFonts w:ascii="Garamond" w:eastAsia="STZhongsong" w:hAnsi="Garamond"/>
          <w:sz w:val="24"/>
          <w:szCs w:val="24"/>
          <w:rPrChange w:id="720" w:author="Yang Liu" w:date="2020-08-09T20:41:00Z">
            <w:rPr>
              <w:rFonts w:ascii="Times New Roman" w:eastAsia="STZhongsong" w:hAnsi="STZhongsong"/>
              <w:sz w:val="24"/>
              <w:szCs w:val="24"/>
            </w:rPr>
          </w:rPrChange>
        </w:rPr>
        <w:t>，</w:t>
      </w:r>
      <w:r w:rsidRPr="00B54640">
        <w:rPr>
          <w:rFonts w:ascii="Garamond" w:eastAsia="STZhongsong" w:hAnsi="Garamond"/>
          <w:i/>
          <w:sz w:val="24"/>
          <w:szCs w:val="24"/>
          <w:rPrChange w:id="721" w:author="Yang Liu" w:date="2020-08-09T20:41:00Z">
            <w:rPr>
              <w:rFonts w:ascii="Times New Roman" w:eastAsia="STZhongsong" w:hAnsi="Times New Roman"/>
              <w:i/>
              <w:sz w:val="24"/>
              <w:szCs w:val="24"/>
            </w:rPr>
          </w:rPrChange>
        </w:rPr>
        <w:t>P</w:t>
      </w:r>
      <w:r w:rsidRPr="00B54640">
        <w:rPr>
          <w:rFonts w:ascii="Garamond" w:eastAsia="STZhongsong" w:hAnsi="Garamond"/>
          <w:sz w:val="24"/>
          <w:szCs w:val="24"/>
          <w:rPrChange w:id="722" w:author="Yang Liu" w:date="2020-08-09T20:41:00Z">
            <w:rPr>
              <w:rFonts w:ascii="Times New Roman" w:eastAsia="STZhongsong" w:hAnsi="Times New Roman"/>
              <w:sz w:val="24"/>
              <w:szCs w:val="24"/>
            </w:rPr>
          </w:rPrChange>
        </w:rPr>
        <w:t>=0.184) in 2017 and 2018.</w:t>
      </w:r>
      <w:ins w:id="723" w:author="Yang Liu" w:date="2020-08-09T19:25:00Z">
        <w:r w:rsidR="000E5FA1" w:rsidRPr="00B54640">
          <w:rPr>
            <w:rFonts w:ascii="Garamond" w:eastAsia="STZhongsong" w:hAnsi="Garamond"/>
            <w:sz w:val="24"/>
            <w:szCs w:val="24"/>
            <w:rPrChange w:id="724" w:author="Yang Liu" w:date="2020-08-09T20:41:00Z">
              <w:rPr>
                <w:rFonts w:ascii="Times New Roman" w:eastAsia="STZhongsong" w:hAnsi="Times New Roman"/>
                <w:sz w:val="24"/>
                <w:szCs w:val="24"/>
              </w:rPr>
            </w:rPrChange>
          </w:rPr>
          <w:t xml:space="preserve"> Age stratified </w:t>
        </w:r>
      </w:ins>
      <w:ins w:id="725" w:author="Yang Liu" w:date="2020-08-09T19:52:00Z">
        <w:r w:rsidR="00863D86" w:rsidRPr="00B54640">
          <w:rPr>
            <w:rFonts w:ascii="Garamond" w:eastAsia="STZhongsong" w:hAnsi="Garamond"/>
            <w:sz w:val="24"/>
            <w:szCs w:val="24"/>
            <w:rPrChange w:id="726" w:author="Yang Liu" w:date="2020-08-09T20:41:00Z">
              <w:rPr>
                <w:rFonts w:ascii="Times New Roman" w:eastAsia="STZhongsong" w:hAnsi="Times New Roman"/>
                <w:sz w:val="24"/>
                <w:szCs w:val="24"/>
              </w:rPr>
            </w:rPrChange>
          </w:rPr>
          <w:t xml:space="preserve">probability </w:t>
        </w:r>
      </w:ins>
      <w:ins w:id="727" w:author="Yang Liu" w:date="2020-08-09T19:25:00Z">
        <w:r w:rsidR="000E5FA1" w:rsidRPr="00B54640">
          <w:rPr>
            <w:rFonts w:ascii="Garamond" w:eastAsia="STZhongsong" w:hAnsi="Garamond"/>
            <w:sz w:val="24"/>
            <w:szCs w:val="24"/>
            <w:rPrChange w:id="728" w:author="Yang Liu" w:date="2020-08-09T20:41:00Z">
              <w:rPr>
                <w:rFonts w:ascii="Times New Roman" w:eastAsia="STZhongsong" w:hAnsi="Times New Roman"/>
                <w:sz w:val="24"/>
                <w:szCs w:val="24"/>
              </w:rPr>
            </w:rPrChange>
          </w:rPr>
          <w:t xml:space="preserve">distributions of raw </w:t>
        </w:r>
        <w:r w:rsidR="000E5FA1" w:rsidRPr="00B54640">
          <w:rPr>
            <w:rFonts w:ascii="Garamond" w:hAnsi="Garamond"/>
            <w:sz w:val="24"/>
            <w:szCs w:val="24"/>
            <w:rPrChange w:id="729" w:author="Yang Liu" w:date="2020-08-09T20:41:00Z">
              <w:rPr>
                <w:rFonts w:ascii="Times New Roman" w:hAnsi="Times New Roman"/>
                <w:sz w:val="24"/>
                <w:szCs w:val="24"/>
              </w:rPr>
            </w:rPrChange>
          </w:rPr>
          <w:t>R</w:t>
        </w:r>
        <w:r w:rsidR="000E5FA1" w:rsidRPr="00B54640">
          <w:rPr>
            <w:rFonts w:ascii="Garamond" w:hAnsi="Garamond"/>
            <w:sz w:val="24"/>
            <w:szCs w:val="24"/>
            <w:vertAlign w:val="subscript"/>
            <w:rPrChange w:id="730" w:author="Yang Liu" w:date="2020-08-09T20:41:00Z">
              <w:rPr>
                <w:rFonts w:ascii="Times New Roman" w:hAnsi="Times New Roman"/>
                <w:sz w:val="24"/>
                <w:szCs w:val="24"/>
                <w:vertAlign w:val="subscript"/>
              </w:rPr>
            </w:rPrChange>
          </w:rPr>
          <w:t>0</w:t>
        </w:r>
        <w:r w:rsidR="000E5FA1" w:rsidRPr="00B54640">
          <w:rPr>
            <w:rFonts w:ascii="Garamond" w:hAnsi="Garamond"/>
            <w:sz w:val="24"/>
            <w:szCs w:val="24"/>
            <w:rPrChange w:id="731" w:author="Yang Liu" w:date="2020-08-09T20:41:00Z">
              <w:rPr>
                <w:rFonts w:ascii="Times New Roman" w:hAnsi="Times New Roman" w:hint="eastAsia"/>
                <w:sz w:val="24"/>
                <w:szCs w:val="24"/>
              </w:rPr>
            </w:rPrChange>
          </w:rPr>
          <w:t xml:space="preserve"> </w:t>
        </w:r>
        <w:r w:rsidR="000E5FA1" w:rsidRPr="00B54640">
          <w:rPr>
            <w:rFonts w:ascii="Garamond" w:hAnsi="Garamond"/>
            <w:sz w:val="24"/>
            <w:szCs w:val="24"/>
            <w:rPrChange w:id="732" w:author="Yang Liu" w:date="2020-08-09T20:41:00Z">
              <w:rPr>
                <w:rFonts w:ascii="Times New Roman" w:hAnsi="Times New Roman"/>
                <w:sz w:val="24"/>
                <w:szCs w:val="24"/>
              </w:rPr>
            </w:rPrChange>
          </w:rPr>
          <w:t>estimate</w:t>
        </w:r>
        <w:r w:rsidR="00863D86" w:rsidRPr="00B54640">
          <w:rPr>
            <w:rFonts w:ascii="Garamond" w:hAnsi="Garamond"/>
            <w:sz w:val="24"/>
            <w:szCs w:val="24"/>
            <w:rPrChange w:id="733" w:author="Yang Liu" w:date="2020-08-09T20:41:00Z">
              <w:rPr>
                <w:rFonts w:ascii="Times New Roman" w:hAnsi="Times New Roman"/>
                <w:sz w:val="24"/>
                <w:szCs w:val="24"/>
              </w:rPr>
            </w:rPrChange>
          </w:rPr>
          <w:t xml:space="preserve">s did not reveal meaningful variations as the overwhelming </w:t>
        </w:r>
      </w:ins>
      <w:ins w:id="734" w:author="Yang Liu" w:date="2020-08-09T19:53:00Z">
        <w:r w:rsidR="00863D86" w:rsidRPr="00B54640">
          <w:rPr>
            <w:rFonts w:ascii="Garamond" w:hAnsi="Garamond"/>
            <w:sz w:val="24"/>
            <w:szCs w:val="24"/>
            <w:rPrChange w:id="735" w:author="Yang Liu" w:date="2020-08-09T20:41:00Z">
              <w:rPr>
                <w:rFonts w:ascii="Times New Roman" w:hAnsi="Times New Roman"/>
                <w:sz w:val="24"/>
                <w:szCs w:val="24"/>
              </w:rPr>
            </w:rPrChange>
          </w:rPr>
          <w:t>majority</w:t>
        </w:r>
      </w:ins>
      <w:ins w:id="736" w:author="Yang Liu" w:date="2020-08-09T19:25:00Z">
        <w:r w:rsidR="00863D86" w:rsidRPr="00B54640">
          <w:rPr>
            <w:rFonts w:ascii="Garamond" w:hAnsi="Garamond"/>
            <w:sz w:val="24"/>
            <w:szCs w:val="24"/>
            <w:rPrChange w:id="737" w:author="Yang Liu" w:date="2020-08-09T20:41:00Z">
              <w:rPr>
                <w:rFonts w:ascii="Times New Roman" w:hAnsi="Times New Roman"/>
                <w:sz w:val="24"/>
                <w:szCs w:val="24"/>
              </w:rPr>
            </w:rPrChange>
          </w:rPr>
          <w:t xml:space="preserve"> </w:t>
        </w:r>
      </w:ins>
      <w:ins w:id="738" w:author="Yang Liu" w:date="2020-08-09T19:53:00Z">
        <w:r w:rsidR="00863D86" w:rsidRPr="00B54640">
          <w:rPr>
            <w:rFonts w:ascii="Garamond" w:hAnsi="Garamond"/>
            <w:sz w:val="24"/>
            <w:szCs w:val="24"/>
            <w:rPrChange w:id="739" w:author="Yang Liu" w:date="2020-08-09T20:41:00Z">
              <w:rPr>
                <w:rFonts w:ascii="Times New Roman" w:hAnsi="Times New Roman"/>
                <w:sz w:val="24"/>
                <w:szCs w:val="24"/>
              </w:rPr>
            </w:rPrChange>
          </w:rPr>
          <w:t>of the outbreaks under consideration are among 3-5 year olds</w:t>
        </w:r>
        <w:r w:rsidR="007B6615" w:rsidRPr="00B54640">
          <w:rPr>
            <w:rFonts w:ascii="Garamond" w:hAnsi="Garamond"/>
            <w:sz w:val="24"/>
            <w:szCs w:val="24"/>
            <w:rPrChange w:id="740" w:author="Yang Liu" w:date="2020-08-09T20:41:00Z">
              <w:rPr>
                <w:rFonts w:ascii="Times New Roman" w:hAnsi="Times New Roman"/>
                <w:sz w:val="24"/>
                <w:szCs w:val="24"/>
              </w:rPr>
            </w:rPrChange>
          </w:rPr>
          <w:t xml:space="preserve"> (Figure SX)</w:t>
        </w:r>
        <w:r w:rsidR="00863D86" w:rsidRPr="00B54640">
          <w:rPr>
            <w:rFonts w:ascii="Garamond" w:hAnsi="Garamond"/>
            <w:sz w:val="24"/>
            <w:szCs w:val="24"/>
            <w:rPrChange w:id="741" w:author="Yang Liu" w:date="2020-08-09T20:41:00Z">
              <w:rPr>
                <w:rFonts w:ascii="Times New Roman" w:hAnsi="Times New Roman"/>
                <w:sz w:val="24"/>
                <w:szCs w:val="24"/>
              </w:rPr>
            </w:rPrChange>
          </w:rPr>
          <w:t>.</w:t>
        </w:r>
      </w:ins>
    </w:p>
    <w:p w14:paraId="73C032E1" w14:textId="77777777" w:rsidR="00FB7520" w:rsidRPr="00B54640" w:rsidRDefault="00FB7520">
      <w:pPr>
        <w:spacing w:line="480" w:lineRule="auto"/>
        <w:rPr>
          <w:ins w:id="742" w:author="Yang Liu" w:date="2020-08-09T19:18:00Z"/>
          <w:rFonts w:ascii="Garamond" w:eastAsia="STZhongsong" w:hAnsi="Garamond"/>
          <w:sz w:val="24"/>
          <w:szCs w:val="24"/>
          <w:rPrChange w:id="743" w:author="Yang Liu" w:date="2020-08-09T20:41:00Z">
            <w:rPr>
              <w:ins w:id="744" w:author="Yang Liu" w:date="2020-08-09T19:18:00Z"/>
              <w:rFonts w:ascii="Times New Roman" w:eastAsia="STZhongsong" w:hAnsi="Times New Roman"/>
              <w:sz w:val="24"/>
              <w:szCs w:val="24"/>
            </w:rPr>
          </w:rPrChange>
        </w:rPr>
        <w:pPrChange w:id="745" w:author="Yang Liu" w:date="2020-07-27T17:29:00Z">
          <w:pPr>
            <w:autoSpaceDE w:val="0"/>
            <w:autoSpaceDN w:val="0"/>
            <w:adjustRightInd w:val="0"/>
            <w:spacing w:line="480" w:lineRule="auto"/>
          </w:pPr>
        </w:pPrChange>
      </w:pPr>
    </w:p>
    <w:p w14:paraId="1C508758" w14:textId="2C67FD2D" w:rsidR="00E56A89" w:rsidRPr="00B54640" w:rsidRDefault="008E7684">
      <w:pPr>
        <w:spacing w:line="480" w:lineRule="auto"/>
        <w:rPr>
          <w:ins w:id="746" w:author="Yang Liu" w:date="2020-08-09T19:18:00Z"/>
          <w:rFonts w:ascii="Garamond" w:eastAsia="STZhongsong" w:hAnsi="Garamond"/>
          <w:sz w:val="24"/>
          <w:szCs w:val="24"/>
          <w:rPrChange w:id="747" w:author="Yang Liu" w:date="2020-08-09T20:41:00Z">
            <w:rPr>
              <w:ins w:id="748" w:author="Yang Liu" w:date="2020-08-09T19:18:00Z"/>
              <w:rFonts w:ascii="Times New Roman" w:eastAsia="STZhongsong" w:hAnsi="Times New Roman"/>
              <w:sz w:val="24"/>
              <w:szCs w:val="24"/>
            </w:rPr>
          </w:rPrChange>
        </w:rPr>
        <w:pPrChange w:id="749" w:author="Yang Liu" w:date="2020-07-27T17:29:00Z">
          <w:pPr>
            <w:autoSpaceDE w:val="0"/>
            <w:autoSpaceDN w:val="0"/>
            <w:adjustRightInd w:val="0"/>
            <w:spacing w:line="480" w:lineRule="auto"/>
          </w:pPr>
        </w:pPrChange>
      </w:pPr>
      <w:ins w:id="750" w:author="Yang Liu" w:date="2020-08-09T19:20:00Z">
        <w:r w:rsidRPr="00B54640">
          <w:rPr>
            <w:rFonts w:ascii="Garamond" w:hAnsi="Garamond"/>
            <w:sz w:val="24"/>
            <w:szCs w:val="24"/>
            <w:rPrChange w:id="751" w:author="Yang Liu" w:date="2020-08-09T20:41:00Z">
              <w:rPr>
                <w:rFonts w:ascii="Times New Roman" w:hAnsi="Times New Roman"/>
                <w:sz w:val="24"/>
                <w:szCs w:val="24"/>
              </w:rPr>
            </w:rPrChange>
          </w:rPr>
          <w:t xml:space="preserve">In figure 4, panels (b-c), (e-f), and (h-i), we showed that after adjusting for </w:t>
        </w:r>
      </w:ins>
      <w:ins w:id="752" w:author="Yang Liu" w:date="2020-08-09T20:01:00Z">
        <w:r w:rsidR="003B67BB" w:rsidRPr="00B54640">
          <w:rPr>
            <w:rFonts w:ascii="Garamond" w:hAnsi="Garamond"/>
            <w:sz w:val="24"/>
            <w:szCs w:val="24"/>
            <w:rPrChange w:id="753" w:author="Yang Liu" w:date="2020-08-09T20:41:00Z">
              <w:rPr>
                <w:rFonts w:ascii="Times New Roman" w:hAnsi="Times New Roman"/>
                <w:sz w:val="24"/>
                <w:szCs w:val="24"/>
              </w:rPr>
            </w:rPrChange>
          </w:rPr>
          <w:t>seroprevalence</w:t>
        </w:r>
      </w:ins>
      <w:ins w:id="754" w:author="Yang Liu" w:date="2020-08-09T19:22:00Z">
        <w:r w:rsidRPr="00B54640">
          <w:rPr>
            <w:rFonts w:ascii="Garamond" w:hAnsi="Garamond"/>
            <w:sz w:val="24"/>
            <w:szCs w:val="24"/>
            <w:rPrChange w:id="755" w:author="Yang Liu" w:date="2020-08-09T20:41:00Z">
              <w:rPr>
                <w:rFonts w:ascii="Times New Roman" w:hAnsi="Times New Roman"/>
                <w:sz w:val="24"/>
                <w:szCs w:val="24"/>
              </w:rPr>
            </w:rPrChange>
          </w:rPr>
          <w:t xml:space="preserve">, the </w:t>
        </w:r>
        <w:r w:rsidRPr="00B54640">
          <w:rPr>
            <w:rFonts w:ascii="Garamond" w:hAnsi="Garamond"/>
            <w:sz w:val="24"/>
            <w:szCs w:val="24"/>
            <w:rPrChange w:id="756" w:author="Yang Liu" w:date="2020-08-09T20:41:00Z">
              <w:rPr>
                <w:rFonts w:ascii="Times New Roman" w:hAnsi="Times New Roman"/>
                <w:sz w:val="24"/>
                <w:szCs w:val="24"/>
              </w:rPr>
            </w:rPrChange>
          </w:rPr>
          <w:t>R</w:t>
        </w:r>
        <w:r w:rsidRPr="00B54640">
          <w:rPr>
            <w:rFonts w:ascii="Garamond" w:hAnsi="Garamond"/>
            <w:sz w:val="24"/>
            <w:szCs w:val="24"/>
            <w:vertAlign w:val="subscript"/>
            <w:rPrChange w:id="757" w:author="Yang Liu" w:date="2020-08-09T20:41:00Z">
              <w:rPr>
                <w:rFonts w:ascii="Times New Roman" w:hAnsi="Times New Roman"/>
                <w:sz w:val="24"/>
                <w:szCs w:val="24"/>
                <w:vertAlign w:val="subscript"/>
              </w:rPr>
            </w:rPrChange>
          </w:rPr>
          <w:t>0</w:t>
        </w:r>
        <w:r w:rsidRPr="00B54640">
          <w:rPr>
            <w:rFonts w:ascii="Garamond" w:hAnsi="Garamond"/>
            <w:sz w:val="24"/>
            <w:szCs w:val="24"/>
            <w:rPrChange w:id="758"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759" w:author="Yang Liu" w:date="2020-08-09T20:41:00Z">
              <w:rPr>
                <w:rFonts w:ascii="Times New Roman" w:hAnsi="Times New Roman"/>
                <w:sz w:val="24"/>
                <w:szCs w:val="24"/>
              </w:rPr>
            </w:rPrChange>
          </w:rPr>
          <w:t>estimate</w:t>
        </w:r>
        <w:r w:rsidRPr="00B54640">
          <w:rPr>
            <w:rFonts w:ascii="Garamond" w:hAnsi="Garamond"/>
            <w:sz w:val="24"/>
            <w:szCs w:val="24"/>
            <w:rPrChange w:id="760" w:author="Yang Liu" w:date="2020-08-09T20:41:00Z">
              <w:rPr>
                <w:rFonts w:ascii="Times New Roman" w:hAnsi="Times New Roman"/>
                <w:sz w:val="24"/>
                <w:szCs w:val="24"/>
              </w:rPr>
            </w:rPrChange>
          </w:rPr>
          <w:t xml:space="preserve">s become substantially higher. We then compare both raw and adjusted </w:t>
        </w:r>
        <w:r w:rsidRPr="00B54640">
          <w:rPr>
            <w:rFonts w:ascii="Garamond" w:hAnsi="Garamond"/>
            <w:sz w:val="24"/>
            <w:szCs w:val="24"/>
            <w:rPrChange w:id="761" w:author="Yang Liu" w:date="2020-08-09T20:41:00Z">
              <w:rPr>
                <w:rFonts w:ascii="Times New Roman" w:hAnsi="Times New Roman"/>
                <w:sz w:val="24"/>
                <w:szCs w:val="24"/>
              </w:rPr>
            </w:rPrChange>
          </w:rPr>
          <w:t>R</w:t>
        </w:r>
        <w:r w:rsidRPr="00B54640">
          <w:rPr>
            <w:rFonts w:ascii="Garamond" w:hAnsi="Garamond"/>
            <w:sz w:val="24"/>
            <w:szCs w:val="24"/>
            <w:vertAlign w:val="subscript"/>
            <w:rPrChange w:id="762" w:author="Yang Liu" w:date="2020-08-09T20:41:00Z">
              <w:rPr>
                <w:rFonts w:ascii="Times New Roman" w:hAnsi="Times New Roman"/>
                <w:sz w:val="24"/>
                <w:szCs w:val="24"/>
                <w:vertAlign w:val="subscript"/>
              </w:rPr>
            </w:rPrChange>
          </w:rPr>
          <w:t>0</w:t>
        </w:r>
        <w:r w:rsidRPr="00B54640">
          <w:rPr>
            <w:rFonts w:ascii="Garamond" w:hAnsi="Garamond"/>
            <w:sz w:val="24"/>
            <w:szCs w:val="24"/>
            <w:rPrChange w:id="763"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764" w:author="Yang Liu" w:date="2020-08-09T20:41:00Z">
              <w:rPr>
                <w:rFonts w:ascii="Times New Roman" w:hAnsi="Times New Roman"/>
                <w:sz w:val="24"/>
                <w:szCs w:val="24"/>
              </w:rPr>
            </w:rPrChange>
          </w:rPr>
          <w:t>estimate</w:t>
        </w:r>
        <w:r w:rsidRPr="00B54640">
          <w:rPr>
            <w:rFonts w:ascii="Garamond" w:hAnsi="Garamond"/>
            <w:sz w:val="24"/>
            <w:szCs w:val="24"/>
            <w:rPrChange w:id="765" w:author="Yang Liu" w:date="2020-08-09T20:41:00Z">
              <w:rPr>
                <w:rFonts w:ascii="Times New Roman" w:hAnsi="Times New Roman"/>
                <w:sz w:val="24"/>
                <w:szCs w:val="24"/>
              </w:rPr>
            </w:rPrChange>
          </w:rPr>
          <w:t xml:space="preserve">s against </w:t>
        </w:r>
        <w:r w:rsidR="009C777D" w:rsidRPr="00B54640">
          <w:rPr>
            <w:rFonts w:ascii="Garamond" w:hAnsi="Garamond"/>
            <w:sz w:val="24"/>
            <w:szCs w:val="24"/>
            <w:rPrChange w:id="766" w:author="Yang Liu" w:date="2020-08-09T20:41:00Z">
              <w:rPr>
                <w:rFonts w:ascii="Times New Roman" w:hAnsi="Times New Roman"/>
                <w:sz w:val="24"/>
                <w:szCs w:val="24"/>
              </w:rPr>
            </w:rPrChange>
          </w:rPr>
          <w:t xml:space="preserve">effective reproduction numbers, for comparison. </w:t>
        </w:r>
      </w:ins>
      <w:ins w:id="767" w:author="Yang Liu" w:date="2020-08-09T19:23:00Z">
        <w:r w:rsidR="00194F5F" w:rsidRPr="00B54640">
          <w:rPr>
            <w:rFonts w:ascii="Garamond" w:hAnsi="Garamond"/>
            <w:sz w:val="24"/>
            <w:szCs w:val="24"/>
            <w:rPrChange w:id="768" w:author="Yang Liu" w:date="2020-08-09T20:41:00Z">
              <w:rPr>
                <w:rFonts w:ascii="Times New Roman" w:hAnsi="Times New Roman"/>
                <w:sz w:val="24"/>
                <w:szCs w:val="24"/>
              </w:rPr>
            </w:rPrChange>
          </w:rPr>
          <w:t xml:space="preserve">We found that compared to compared </w:t>
        </w:r>
        <w:r w:rsidR="00194F5F" w:rsidRPr="00B54640">
          <w:rPr>
            <w:rFonts w:ascii="Garamond" w:hAnsi="Garamond"/>
            <w:sz w:val="24"/>
            <w:szCs w:val="24"/>
            <w:rPrChange w:id="769" w:author="Yang Liu" w:date="2020-08-09T20:41:00Z">
              <w:rPr>
                <w:rFonts w:ascii="Times New Roman" w:hAnsi="Times New Roman"/>
                <w:sz w:val="24"/>
                <w:szCs w:val="24"/>
              </w:rPr>
            </w:rPrChange>
          </w:rPr>
          <w:t>R</w:t>
        </w:r>
        <w:r w:rsidR="00194F5F" w:rsidRPr="00B54640">
          <w:rPr>
            <w:rFonts w:ascii="Garamond" w:hAnsi="Garamond"/>
            <w:sz w:val="24"/>
            <w:szCs w:val="24"/>
            <w:vertAlign w:val="subscript"/>
            <w:rPrChange w:id="770" w:author="Yang Liu" w:date="2020-08-09T20:41:00Z">
              <w:rPr>
                <w:rFonts w:ascii="Times New Roman" w:hAnsi="Times New Roman"/>
                <w:sz w:val="24"/>
                <w:szCs w:val="24"/>
                <w:vertAlign w:val="subscript"/>
              </w:rPr>
            </w:rPrChange>
          </w:rPr>
          <w:t>0</w:t>
        </w:r>
        <w:r w:rsidR="00194F5F" w:rsidRPr="00B54640">
          <w:rPr>
            <w:rFonts w:ascii="Garamond" w:hAnsi="Garamond"/>
            <w:sz w:val="24"/>
            <w:szCs w:val="24"/>
            <w:rPrChange w:id="771" w:author="Yang Liu" w:date="2020-08-09T20:41:00Z">
              <w:rPr>
                <w:rFonts w:ascii="Times New Roman" w:hAnsi="Times New Roman" w:hint="eastAsia"/>
                <w:sz w:val="24"/>
                <w:szCs w:val="24"/>
              </w:rPr>
            </w:rPrChange>
          </w:rPr>
          <w:t xml:space="preserve"> </w:t>
        </w:r>
        <w:r w:rsidR="00194F5F" w:rsidRPr="00B54640">
          <w:rPr>
            <w:rFonts w:ascii="Garamond" w:hAnsi="Garamond"/>
            <w:sz w:val="24"/>
            <w:szCs w:val="24"/>
            <w:rPrChange w:id="772" w:author="Yang Liu" w:date="2020-08-09T20:41:00Z">
              <w:rPr>
                <w:rFonts w:ascii="Times New Roman" w:hAnsi="Times New Roman"/>
                <w:sz w:val="24"/>
                <w:szCs w:val="24"/>
              </w:rPr>
            </w:rPrChange>
          </w:rPr>
          <w:t>estimate</w:t>
        </w:r>
        <w:r w:rsidR="00194F5F" w:rsidRPr="00B54640">
          <w:rPr>
            <w:rFonts w:ascii="Garamond" w:hAnsi="Garamond"/>
            <w:sz w:val="24"/>
            <w:szCs w:val="24"/>
            <w:rPrChange w:id="773" w:author="Yang Liu" w:date="2020-08-09T20:41:00Z">
              <w:rPr>
                <w:rFonts w:ascii="Times New Roman" w:hAnsi="Times New Roman"/>
                <w:sz w:val="24"/>
                <w:szCs w:val="24"/>
              </w:rPr>
            </w:rPrChange>
          </w:rPr>
          <w:t xml:space="preserve">s, raw </w:t>
        </w:r>
        <w:r w:rsidR="00194F5F" w:rsidRPr="00B54640">
          <w:rPr>
            <w:rFonts w:ascii="Garamond" w:hAnsi="Garamond"/>
            <w:sz w:val="24"/>
            <w:szCs w:val="24"/>
            <w:rPrChange w:id="774" w:author="Yang Liu" w:date="2020-08-09T20:41:00Z">
              <w:rPr>
                <w:rFonts w:ascii="Times New Roman" w:hAnsi="Times New Roman"/>
                <w:sz w:val="24"/>
                <w:szCs w:val="24"/>
              </w:rPr>
            </w:rPrChange>
          </w:rPr>
          <w:t>R</w:t>
        </w:r>
        <w:r w:rsidR="00194F5F" w:rsidRPr="00B54640">
          <w:rPr>
            <w:rFonts w:ascii="Garamond" w:hAnsi="Garamond"/>
            <w:sz w:val="24"/>
            <w:szCs w:val="24"/>
            <w:vertAlign w:val="subscript"/>
            <w:rPrChange w:id="775" w:author="Yang Liu" w:date="2020-08-09T20:41:00Z">
              <w:rPr>
                <w:rFonts w:ascii="Times New Roman" w:hAnsi="Times New Roman"/>
                <w:sz w:val="24"/>
                <w:szCs w:val="24"/>
                <w:vertAlign w:val="subscript"/>
              </w:rPr>
            </w:rPrChange>
          </w:rPr>
          <w:t>0</w:t>
        </w:r>
        <w:r w:rsidR="00194F5F" w:rsidRPr="00B54640">
          <w:rPr>
            <w:rFonts w:ascii="Garamond" w:hAnsi="Garamond"/>
            <w:sz w:val="24"/>
            <w:szCs w:val="24"/>
            <w:rPrChange w:id="776" w:author="Yang Liu" w:date="2020-08-09T20:41:00Z">
              <w:rPr>
                <w:rFonts w:ascii="Times New Roman" w:hAnsi="Times New Roman" w:hint="eastAsia"/>
                <w:sz w:val="24"/>
                <w:szCs w:val="24"/>
              </w:rPr>
            </w:rPrChange>
          </w:rPr>
          <w:t xml:space="preserve"> </w:t>
        </w:r>
        <w:r w:rsidR="00194F5F" w:rsidRPr="00B54640">
          <w:rPr>
            <w:rFonts w:ascii="Garamond" w:hAnsi="Garamond"/>
            <w:sz w:val="24"/>
            <w:szCs w:val="24"/>
            <w:rPrChange w:id="777" w:author="Yang Liu" w:date="2020-08-09T20:41:00Z">
              <w:rPr>
                <w:rFonts w:ascii="Times New Roman" w:hAnsi="Times New Roman"/>
                <w:sz w:val="24"/>
                <w:szCs w:val="24"/>
              </w:rPr>
            </w:rPrChange>
          </w:rPr>
          <w:t>estimate</w:t>
        </w:r>
        <w:r w:rsidR="00194F5F" w:rsidRPr="00B54640">
          <w:rPr>
            <w:rFonts w:ascii="Garamond" w:hAnsi="Garamond"/>
            <w:sz w:val="24"/>
            <w:szCs w:val="24"/>
            <w:rPrChange w:id="778" w:author="Yang Liu" w:date="2020-08-09T20:41:00Z">
              <w:rPr>
                <w:rFonts w:ascii="Times New Roman" w:hAnsi="Times New Roman"/>
                <w:sz w:val="24"/>
                <w:szCs w:val="24"/>
              </w:rPr>
            </w:rPrChange>
          </w:rPr>
          <w:t>s are consistently more consistent with effective reproduction numbers estimate</w:t>
        </w:r>
      </w:ins>
      <w:ins w:id="779" w:author="Yang Liu" w:date="2020-08-09T19:24:00Z">
        <w:r w:rsidR="00194F5F" w:rsidRPr="00B54640">
          <w:rPr>
            <w:rFonts w:ascii="Garamond" w:hAnsi="Garamond"/>
            <w:sz w:val="24"/>
            <w:szCs w:val="24"/>
            <w:rPrChange w:id="780" w:author="Yang Liu" w:date="2020-08-09T20:41:00Z">
              <w:rPr>
                <w:rFonts w:ascii="Times New Roman" w:hAnsi="Times New Roman"/>
                <w:sz w:val="24"/>
                <w:szCs w:val="24"/>
              </w:rPr>
            </w:rPrChange>
          </w:rPr>
          <w:t>d using other methods</w:t>
        </w:r>
        <w:r w:rsidR="003272ED" w:rsidRPr="00B54640">
          <w:rPr>
            <w:rFonts w:ascii="Garamond" w:hAnsi="Garamond"/>
            <w:sz w:val="24"/>
            <w:szCs w:val="24"/>
            <w:rPrChange w:id="781" w:author="Yang Liu" w:date="2020-08-09T20:41:00Z">
              <w:rPr>
                <w:rFonts w:ascii="Times New Roman" w:hAnsi="Times New Roman"/>
                <w:sz w:val="24"/>
                <w:szCs w:val="24"/>
              </w:rPr>
            </w:rPrChange>
          </w:rPr>
          <w:t xml:space="preserve"> (Supplemental Figure </w:t>
        </w:r>
        <w:r w:rsidR="003272ED" w:rsidRPr="00B54640">
          <w:rPr>
            <w:rFonts w:ascii="Garamond" w:hAnsi="Garamond"/>
            <w:sz w:val="24"/>
            <w:szCs w:val="24"/>
            <w:rPrChange w:id="782" w:author="Yang Liu" w:date="2020-08-09T20:41:00Z">
              <w:rPr>
                <w:rFonts w:ascii="Times New Roman" w:hAnsi="Times New Roman"/>
                <w:sz w:val="24"/>
                <w:szCs w:val="24"/>
              </w:rPr>
            </w:rPrChange>
          </w:rPr>
          <w:lastRenderedPageBreak/>
          <w:t>X)</w:t>
        </w:r>
        <w:r w:rsidR="00194F5F" w:rsidRPr="00B54640">
          <w:rPr>
            <w:rFonts w:ascii="Garamond" w:hAnsi="Garamond"/>
            <w:sz w:val="24"/>
            <w:szCs w:val="24"/>
            <w:rPrChange w:id="783" w:author="Yang Liu" w:date="2020-08-09T20:41:00Z">
              <w:rPr>
                <w:rFonts w:ascii="Times New Roman" w:hAnsi="Times New Roman"/>
                <w:sz w:val="24"/>
                <w:szCs w:val="24"/>
              </w:rPr>
            </w:rPrChange>
          </w:rPr>
          <w:t>.</w:t>
        </w:r>
      </w:ins>
    </w:p>
    <w:p w14:paraId="78A41DAF" w14:textId="77777777" w:rsidR="00FB7520" w:rsidRPr="00B54640" w:rsidRDefault="00FB7520">
      <w:pPr>
        <w:spacing w:line="480" w:lineRule="auto"/>
        <w:rPr>
          <w:ins w:id="784" w:author="Yang Liu" w:date="2020-08-09T19:18:00Z"/>
          <w:rFonts w:ascii="Garamond" w:eastAsia="STZhongsong" w:hAnsi="Garamond"/>
          <w:sz w:val="24"/>
          <w:szCs w:val="24"/>
          <w:rPrChange w:id="785" w:author="Yang Liu" w:date="2020-08-09T20:41:00Z">
            <w:rPr>
              <w:ins w:id="786" w:author="Yang Liu" w:date="2020-08-09T19:18:00Z"/>
              <w:rFonts w:ascii="Times New Roman" w:eastAsia="STZhongsong" w:hAnsi="Times New Roman"/>
              <w:sz w:val="24"/>
              <w:szCs w:val="24"/>
            </w:rPr>
          </w:rPrChange>
        </w:rPr>
        <w:pPrChange w:id="787" w:author="Yang Liu" w:date="2020-07-27T17:29:00Z">
          <w:pPr>
            <w:autoSpaceDE w:val="0"/>
            <w:autoSpaceDN w:val="0"/>
            <w:adjustRightInd w:val="0"/>
            <w:spacing w:line="480" w:lineRule="auto"/>
          </w:pPr>
        </w:pPrChange>
      </w:pPr>
    </w:p>
    <w:p w14:paraId="2B3BF03E" w14:textId="1CD37E61" w:rsidR="000934F5" w:rsidRPr="00B54640" w:rsidRDefault="000934F5">
      <w:pPr>
        <w:spacing w:line="480" w:lineRule="auto"/>
        <w:rPr>
          <w:ins w:id="788" w:author="Yang Liu" w:date="2020-08-09T16:50:00Z"/>
          <w:rFonts w:ascii="Garamond" w:eastAsia="STZhongsong" w:hAnsi="Garamond"/>
          <w:sz w:val="24"/>
          <w:szCs w:val="24"/>
          <w:rPrChange w:id="789" w:author="Yang Liu" w:date="2020-08-09T20:41:00Z">
            <w:rPr>
              <w:ins w:id="790" w:author="Yang Liu" w:date="2020-08-09T16:50:00Z"/>
              <w:rFonts w:ascii="Times New Roman" w:eastAsia="STZhongsong" w:hAnsi="Times New Roman"/>
              <w:sz w:val="24"/>
              <w:szCs w:val="24"/>
            </w:rPr>
          </w:rPrChange>
        </w:rPr>
        <w:pPrChange w:id="791" w:author="Yang Liu" w:date="2020-07-27T17:29:00Z">
          <w:pPr>
            <w:autoSpaceDE w:val="0"/>
            <w:autoSpaceDN w:val="0"/>
            <w:adjustRightInd w:val="0"/>
            <w:spacing w:line="480" w:lineRule="auto"/>
          </w:pPr>
        </w:pPrChange>
      </w:pPr>
      <w:r w:rsidRPr="00B54640">
        <w:rPr>
          <w:rFonts w:ascii="Garamond" w:eastAsia="STZhongsong" w:hAnsi="Garamond"/>
          <w:sz w:val="24"/>
          <w:szCs w:val="24"/>
          <w:rPrChange w:id="792" w:author="Yang Liu" w:date="2020-08-09T20:41:00Z">
            <w:rPr>
              <w:rFonts w:ascii="Times New Roman" w:eastAsia="STZhongsong" w:hAnsi="Times New Roman"/>
              <w:sz w:val="24"/>
              <w:szCs w:val="24"/>
            </w:rPr>
          </w:rPrChange>
        </w:rPr>
        <w:t xml:space="preserve">Further statistical analyses showed </w:t>
      </w:r>
      <w:r w:rsidRPr="00B54640">
        <w:rPr>
          <w:rFonts w:ascii="Garamond" w:eastAsia="STZhongsong" w:hAnsi="Garamond"/>
          <w:kern w:val="0"/>
          <w:sz w:val="24"/>
          <w:szCs w:val="24"/>
          <w:rPrChange w:id="793" w:author="Yang Liu" w:date="2020-08-09T20:41:00Z">
            <w:rPr>
              <w:rFonts w:ascii="Times New Roman" w:eastAsia="STZhongsong" w:hAnsi="Times New Roman"/>
              <w:kern w:val="0"/>
              <w:sz w:val="24"/>
              <w:szCs w:val="24"/>
            </w:rPr>
          </w:rPrChange>
        </w:rPr>
        <w:t xml:space="preserve">that </w:t>
      </w:r>
      <w:r w:rsidRPr="00B54640">
        <w:rPr>
          <w:rFonts w:ascii="Garamond" w:eastAsia="STZhongsong" w:hAnsi="Garamond"/>
          <w:sz w:val="24"/>
          <w:szCs w:val="24"/>
          <w:rPrChange w:id="794" w:author="Yang Liu" w:date="2020-08-09T20:41:00Z">
            <w:rPr>
              <w:rFonts w:ascii="Times New Roman" w:eastAsia="STZhongsong" w:hAnsi="Times New Roman"/>
              <w:sz w:val="24"/>
              <w:szCs w:val="24"/>
            </w:rPr>
          </w:rPrChange>
        </w:rPr>
        <w:t>the estimated R</w:t>
      </w:r>
      <w:r w:rsidRPr="00B54640">
        <w:rPr>
          <w:rFonts w:ascii="Garamond" w:eastAsia="STZhongsong" w:hAnsi="Garamond"/>
          <w:sz w:val="24"/>
          <w:szCs w:val="24"/>
          <w:vertAlign w:val="subscript"/>
          <w:rPrChange w:id="795" w:author="Yang Liu" w:date="2020-08-09T20:41:00Z">
            <w:rPr>
              <w:rFonts w:ascii="Times New Roman" w:eastAsia="STZhongsong" w:hAnsi="Times New Roman"/>
              <w:sz w:val="24"/>
              <w:szCs w:val="24"/>
              <w:vertAlign w:val="subscript"/>
            </w:rPr>
          </w:rPrChange>
        </w:rPr>
        <w:t>0</w:t>
      </w:r>
      <w:r w:rsidRPr="00B54640">
        <w:rPr>
          <w:rFonts w:ascii="Garamond" w:eastAsia="STZhongsong" w:hAnsi="Garamond"/>
          <w:sz w:val="24"/>
          <w:szCs w:val="24"/>
          <w:rPrChange w:id="796" w:author="Yang Liu" w:date="2020-08-09T20:41:00Z">
            <w:rPr>
              <w:rFonts w:ascii="Times New Roman" w:eastAsia="STZhongsong" w:hAnsi="Times New Roman"/>
              <w:sz w:val="24"/>
              <w:szCs w:val="24"/>
            </w:rPr>
          </w:rPrChange>
        </w:rPr>
        <w:t xml:space="preserve">s were independent of the </w:t>
      </w:r>
      <w:r w:rsidRPr="00B54640">
        <w:rPr>
          <w:rFonts w:ascii="Garamond" w:eastAsia="STZhongsong" w:hAnsi="Garamond"/>
          <w:kern w:val="0"/>
          <w:sz w:val="24"/>
          <w:szCs w:val="24"/>
          <w:rPrChange w:id="797" w:author="Yang Liu" w:date="2020-08-09T20:41:00Z">
            <w:rPr>
              <w:rFonts w:ascii="Times New Roman" w:eastAsia="STZhongsong" w:hAnsi="Times New Roman"/>
              <w:kern w:val="0"/>
              <w:sz w:val="24"/>
              <w:szCs w:val="24"/>
            </w:rPr>
          </w:rPrChange>
        </w:rPr>
        <w:t xml:space="preserve">number of children exposed and </w:t>
      </w:r>
      <w:r w:rsidRPr="00B54640">
        <w:rPr>
          <w:rFonts w:ascii="Garamond" w:eastAsia="STZhongsong" w:hAnsi="Garamond"/>
          <w:sz w:val="24"/>
          <w:szCs w:val="24"/>
          <w:rPrChange w:id="798" w:author="Yang Liu" w:date="2020-08-09T20:41:00Z">
            <w:rPr>
              <w:rFonts w:ascii="Times New Roman" w:eastAsia="STZhongsong" w:hAnsi="Times New Roman"/>
              <w:sz w:val="24"/>
              <w:szCs w:val="24"/>
            </w:rPr>
          </w:rPrChange>
        </w:rPr>
        <w:t>infected in the outbreak. Nevertheless, there is a negative and statistically significant association between R</w:t>
      </w:r>
      <w:r w:rsidRPr="00B54640">
        <w:rPr>
          <w:rFonts w:ascii="Garamond" w:eastAsia="STZhongsong" w:hAnsi="Garamond"/>
          <w:sz w:val="24"/>
          <w:szCs w:val="24"/>
          <w:vertAlign w:val="subscript"/>
          <w:rPrChange w:id="799" w:author="Yang Liu" w:date="2020-08-09T20:41:00Z">
            <w:rPr>
              <w:rFonts w:ascii="Times New Roman" w:eastAsia="STZhongsong" w:hAnsi="Times New Roman"/>
              <w:sz w:val="24"/>
              <w:szCs w:val="24"/>
              <w:vertAlign w:val="subscript"/>
            </w:rPr>
          </w:rPrChange>
        </w:rPr>
        <w:t>0</w:t>
      </w:r>
      <w:r w:rsidRPr="00B54640">
        <w:rPr>
          <w:rFonts w:ascii="Garamond" w:eastAsia="STZhongsong" w:hAnsi="Garamond"/>
          <w:sz w:val="24"/>
          <w:szCs w:val="24"/>
          <w:rPrChange w:id="800" w:author="Yang Liu" w:date="2020-08-09T20:41:00Z">
            <w:rPr>
              <w:rFonts w:ascii="Times New Roman" w:eastAsia="STZhongsong" w:hAnsi="Times New Roman"/>
              <w:sz w:val="24"/>
              <w:szCs w:val="24"/>
            </w:rPr>
          </w:rPrChange>
        </w:rPr>
        <w:t>s and outbreak duration (Figure 5).</w:t>
      </w:r>
    </w:p>
    <w:p w14:paraId="357C3245" w14:textId="77777777" w:rsidR="00C42E5F" w:rsidRPr="00B54640" w:rsidRDefault="00C42E5F">
      <w:pPr>
        <w:spacing w:line="480" w:lineRule="auto"/>
        <w:rPr>
          <w:rFonts w:ascii="Garamond" w:eastAsia="STZhongsong" w:hAnsi="Garamond"/>
          <w:kern w:val="0"/>
          <w:sz w:val="24"/>
          <w:szCs w:val="24"/>
          <w:lang w:val="en-GB"/>
          <w:rPrChange w:id="801" w:author="Yang Liu" w:date="2020-08-09T20:41:00Z">
            <w:rPr>
              <w:rFonts w:ascii="Times New Roman" w:eastAsia="STZhongsong" w:hAnsi="Times New Roman"/>
              <w:kern w:val="0"/>
              <w:sz w:val="24"/>
              <w:szCs w:val="24"/>
              <w:lang w:val="en-GB"/>
            </w:rPr>
          </w:rPrChange>
        </w:rPr>
        <w:pPrChange w:id="802" w:author="Yang Liu" w:date="2020-07-27T17:29:00Z">
          <w:pPr>
            <w:autoSpaceDE w:val="0"/>
            <w:autoSpaceDN w:val="0"/>
            <w:adjustRightInd w:val="0"/>
            <w:spacing w:line="480" w:lineRule="auto"/>
          </w:pPr>
        </w:pPrChange>
      </w:pPr>
    </w:p>
    <w:p w14:paraId="78A1604C" w14:textId="77777777" w:rsidR="000934F5" w:rsidRPr="00B54640" w:rsidRDefault="000934F5" w:rsidP="00C77B63">
      <w:pPr>
        <w:spacing w:line="480" w:lineRule="auto"/>
        <w:jc w:val="left"/>
        <w:rPr>
          <w:rFonts w:ascii="Garamond" w:hAnsi="Garamond"/>
          <w:b/>
          <w:sz w:val="24"/>
          <w:szCs w:val="24"/>
          <w:rPrChange w:id="803" w:author="Yang Liu" w:date="2020-08-09T20:41:00Z">
            <w:rPr>
              <w:rFonts w:ascii="Times New Roman" w:hAnsi="Times New Roman"/>
              <w:b/>
              <w:sz w:val="24"/>
              <w:szCs w:val="24"/>
            </w:rPr>
          </w:rPrChange>
        </w:rPr>
      </w:pPr>
      <w:r w:rsidRPr="00B54640">
        <w:rPr>
          <w:rFonts w:ascii="Garamond" w:hAnsi="Garamond"/>
          <w:b/>
          <w:sz w:val="24"/>
          <w:szCs w:val="24"/>
          <w:rPrChange w:id="804" w:author="Yang Liu" w:date="2020-08-09T20:41:00Z">
            <w:rPr>
              <w:rFonts w:ascii="Times New Roman" w:hAnsi="Times New Roman"/>
              <w:b/>
              <w:sz w:val="24"/>
              <w:szCs w:val="24"/>
            </w:rPr>
          </w:rPrChange>
        </w:rPr>
        <w:t>Discussion</w:t>
      </w:r>
    </w:p>
    <w:p w14:paraId="61F83EA4" w14:textId="77777777" w:rsidR="000934F5" w:rsidRPr="00B54640" w:rsidRDefault="000934F5" w:rsidP="00C77B63">
      <w:pPr>
        <w:spacing w:line="480" w:lineRule="auto"/>
        <w:jc w:val="left"/>
        <w:rPr>
          <w:rFonts w:ascii="Garamond" w:hAnsi="Garamond"/>
          <w:sz w:val="24"/>
          <w:szCs w:val="24"/>
          <w:rPrChange w:id="805" w:author="Yang Liu" w:date="2020-08-09T20:41:00Z">
            <w:rPr>
              <w:rFonts w:ascii="Times New Roman" w:hAnsi="Times New Roman"/>
              <w:sz w:val="24"/>
              <w:szCs w:val="24"/>
            </w:rPr>
          </w:rPrChange>
        </w:rPr>
      </w:pPr>
      <w:r w:rsidRPr="00B54640">
        <w:rPr>
          <w:rFonts w:ascii="Garamond" w:hAnsi="Garamond"/>
          <w:sz w:val="24"/>
          <w:szCs w:val="24"/>
          <w:rPrChange w:id="806" w:author="Yang Liu" w:date="2020-08-09T20:41:00Z">
            <w:rPr>
              <w:rFonts w:ascii="Times New Roman" w:hAnsi="Times New Roman"/>
              <w:sz w:val="24"/>
              <w:szCs w:val="24"/>
            </w:rPr>
          </w:rPrChange>
        </w:rPr>
        <w:t xml:space="preserve">The most HFMD-outbreak-affected provinces in this study also reported the most HFMD cases in </w:t>
      </w:r>
      <w:r w:rsidR="00802048" w:rsidRPr="00B54640">
        <w:rPr>
          <w:rFonts w:ascii="Garamond" w:hAnsi="Garamond"/>
          <w:sz w:val="24"/>
          <w:szCs w:val="24"/>
          <w:rPrChange w:id="807" w:author="Yang Liu" w:date="2020-08-09T20:41:00Z">
            <w:rPr>
              <w:rFonts w:ascii="Times New Roman" w:hAnsi="Times New Roman"/>
              <w:sz w:val="24"/>
              <w:szCs w:val="24"/>
            </w:rPr>
          </w:rPrChange>
        </w:rPr>
        <w:t>China</w:t>
      </w:r>
      <w:r w:rsidR="00802048" w:rsidRPr="00B54640">
        <w:rPr>
          <w:rFonts w:ascii="Garamond" w:hAnsi="Garamond"/>
          <w:noProof/>
          <w:sz w:val="24"/>
          <w:szCs w:val="24"/>
          <w:vertAlign w:val="superscript"/>
          <w:rPrChange w:id="808" w:author="Yang Liu" w:date="2020-08-09T20:41:00Z">
            <w:rPr>
              <w:rFonts w:ascii="Times New Roman" w:hAnsi="Times New Roman"/>
              <w:noProof/>
              <w:sz w:val="24"/>
              <w:szCs w:val="24"/>
              <w:vertAlign w:val="superscript"/>
            </w:rPr>
          </w:rPrChange>
        </w:rPr>
        <w:t xml:space="preserve"> [</w:t>
      </w:r>
      <w:r w:rsidRPr="00B54640">
        <w:rPr>
          <w:rFonts w:ascii="Garamond" w:hAnsi="Garamond"/>
          <w:noProof/>
          <w:sz w:val="24"/>
          <w:szCs w:val="24"/>
          <w:vertAlign w:val="superscript"/>
          <w:rPrChange w:id="809" w:author="Yang Liu" w:date="2020-08-09T20:41:00Z">
            <w:rPr>
              <w:rFonts w:ascii="Times New Roman" w:hAnsi="Times New Roman"/>
              <w:noProof/>
              <w:sz w:val="24"/>
              <w:szCs w:val="24"/>
              <w:vertAlign w:val="superscript"/>
            </w:rPr>
          </w:rPrChange>
        </w:rPr>
        <w:t>15]</w:t>
      </w:r>
      <w:r w:rsidRPr="00B54640">
        <w:rPr>
          <w:rFonts w:ascii="Garamond" w:hAnsi="Garamond"/>
          <w:sz w:val="24"/>
          <w:szCs w:val="24"/>
          <w:rPrChange w:id="810" w:author="Yang Liu" w:date="2020-08-09T20:41:00Z">
            <w:rPr>
              <w:rFonts w:ascii="Times New Roman" w:hAnsi="Times New Roman"/>
              <w:sz w:val="24"/>
              <w:szCs w:val="24"/>
            </w:rPr>
          </w:rPrChange>
        </w:rPr>
        <w:t>. Among the three serotypes studied here, CV-A6 has emerged as one of the predominant causative agents since 2013</w:t>
      </w:r>
      <w:r w:rsidRPr="00B54640">
        <w:rPr>
          <w:rFonts w:ascii="Garamond" w:hAnsi="Garamond"/>
          <w:noProof/>
          <w:sz w:val="24"/>
          <w:szCs w:val="24"/>
          <w:vertAlign w:val="superscript"/>
          <w:rPrChange w:id="811" w:author="Yang Liu" w:date="2020-08-09T20:41:00Z">
            <w:rPr>
              <w:rFonts w:ascii="Times New Roman" w:hAnsi="Times New Roman"/>
              <w:noProof/>
              <w:sz w:val="24"/>
              <w:szCs w:val="24"/>
              <w:vertAlign w:val="superscript"/>
            </w:rPr>
          </w:rPrChange>
        </w:rPr>
        <w:t>[16]</w:t>
      </w:r>
      <w:r w:rsidRPr="00B54640">
        <w:rPr>
          <w:rFonts w:ascii="Garamond" w:hAnsi="Garamond"/>
          <w:sz w:val="24"/>
          <w:szCs w:val="24"/>
          <w:rPrChange w:id="812" w:author="Yang Liu" w:date="2020-08-09T20:41:00Z">
            <w:rPr>
              <w:rFonts w:ascii="Times New Roman" w:hAnsi="Times New Roman"/>
              <w:sz w:val="24"/>
              <w:szCs w:val="24"/>
            </w:rPr>
          </w:rPrChange>
        </w:rPr>
        <w:t>, later than EV-A71 and CV-A16 in mainland China. As mentioned before, R</w:t>
      </w:r>
      <w:r w:rsidRPr="00B54640">
        <w:rPr>
          <w:rFonts w:ascii="Garamond" w:hAnsi="Garamond"/>
          <w:sz w:val="24"/>
          <w:szCs w:val="24"/>
          <w:vertAlign w:val="subscript"/>
          <w:rPrChange w:id="813" w:author="Yang Liu" w:date="2020-08-09T20:41:00Z">
            <w:rPr>
              <w:rFonts w:ascii="Times New Roman" w:hAnsi="Times New Roman"/>
              <w:sz w:val="24"/>
              <w:szCs w:val="24"/>
              <w:vertAlign w:val="subscript"/>
            </w:rPr>
          </w:rPrChange>
        </w:rPr>
        <w:t xml:space="preserve">0 </w:t>
      </w:r>
      <w:r w:rsidRPr="00B54640">
        <w:rPr>
          <w:rFonts w:ascii="Garamond" w:hAnsi="Garamond"/>
          <w:sz w:val="24"/>
          <w:szCs w:val="24"/>
          <w:rPrChange w:id="814" w:author="Yang Liu" w:date="2020-08-09T20:41:00Z">
            <w:rPr>
              <w:rFonts w:ascii="Times New Roman" w:hAnsi="Times New Roman"/>
              <w:sz w:val="24"/>
              <w:szCs w:val="24"/>
            </w:rPr>
          </w:rPrChange>
        </w:rPr>
        <w:t xml:space="preserve">is not an intrinsic value of a given pathogen, but rather describes the transmissibility of that pathogen within the specific populations and </w:t>
      </w:r>
      <w:r w:rsidR="00802048" w:rsidRPr="00B54640">
        <w:rPr>
          <w:rFonts w:ascii="Garamond" w:hAnsi="Garamond"/>
          <w:sz w:val="24"/>
          <w:szCs w:val="24"/>
          <w:rPrChange w:id="815" w:author="Yang Liu" w:date="2020-08-09T20:41:00Z">
            <w:rPr>
              <w:rFonts w:ascii="Times New Roman" w:hAnsi="Times New Roman"/>
              <w:sz w:val="24"/>
              <w:szCs w:val="24"/>
            </w:rPr>
          </w:rPrChange>
        </w:rPr>
        <w:t>settings</w:t>
      </w:r>
      <w:r w:rsidR="00802048" w:rsidRPr="00B54640">
        <w:rPr>
          <w:rFonts w:ascii="Garamond" w:hAnsi="Garamond"/>
          <w:noProof/>
          <w:sz w:val="24"/>
          <w:szCs w:val="24"/>
          <w:vertAlign w:val="superscript"/>
          <w:rPrChange w:id="816" w:author="Yang Liu" w:date="2020-08-09T20:41:00Z">
            <w:rPr>
              <w:rFonts w:ascii="Times New Roman" w:hAnsi="Times New Roman"/>
              <w:noProof/>
              <w:sz w:val="24"/>
              <w:szCs w:val="24"/>
              <w:vertAlign w:val="superscript"/>
            </w:rPr>
          </w:rPrChange>
        </w:rPr>
        <w:t xml:space="preserve"> [</w:t>
      </w:r>
      <w:r w:rsidRPr="00B54640">
        <w:rPr>
          <w:rFonts w:ascii="Garamond" w:hAnsi="Garamond"/>
          <w:noProof/>
          <w:sz w:val="24"/>
          <w:szCs w:val="24"/>
          <w:vertAlign w:val="superscript"/>
          <w:rPrChange w:id="817" w:author="Yang Liu" w:date="2020-08-09T20:41:00Z">
            <w:rPr>
              <w:rFonts w:ascii="Times New Roman" w:hAnsi="Times New Roman"/>
              <w:noProof/>
              <w:sz w:val="24"/>
              <w:szCs w:val="24"/>
              <w:vertAlign w:val="superscript"/>
            </w:rPr>
          </w:rPrChange>
        </w:rPr>
        <w:t>6]</w:t>
      </w:r>
      <w:r w:rsidRPr="00B54640">
        <w:rPr>
          <w:rFonts w:ascii="Garamond" w:hAnsi="Garamond"/>
          <w:sz w:val="24"/>
          <w:szCs w:val="24"/>
          <w:rPrChange w:id="818" w:author="Yang Liu" w:date="2020-08-09T20:41:00Z">
            <w:rPr>
              <w:rFonts w:ascii="Times New Roman" w:hAnsi="Times New Roman"/>
              <w:sz w:val="24"/>
              <w:szCs w:val="24"/>
            </w:rPr>
          </w:rPrChange>
        </w:rPr>
        <w:t>. R</w:t>
      </w:r>
      <w:r w:rsidRPr="00B54640">
        <w:rPr>
          <w:rFonts w:ascii="Garamond" w:hAnsi="Garamond"/>
          <w:sz w:val="24"/>
          <w:szCs w:val="24"/>
          <w:vertAlign w:val="subscript"/>
          <w:rPrChange w:id="819" w:author="Yang Liu" w:date="2020-08-09T20:41:00Z">
            <w:rPr>
              <w:rFonts w:ascii="Times New Roman" w:hAnsi="Times New Roman"/>
              <w:sz w:val="24"/>
              <w:szCs w:val="24"/>
              <w:vertAlign w:val="subscript"/>
            </w:rPr>
          </w:rPrChange>
        </w:rPr>
        <w:t>0</w:t>
      </w:r>
      <w:r w:rsidRPr="00B54640">
        <w:rPr>
          <w:rFonts w:ascii="Garamond" w:hAnsi="Garamond"/>
          <w:sz w:val="24"/>
          <w:szCs w:val="24"/>
          <w:rPrChange w:id="820" w:author="Yang Liu" w:date="2020-08-09T20:41:00Z">
            <w:rPr>
              <w:rFonts w:ascii="Times New Roman" w:hAnsi="Times New Roman"/>
              <w:sz w:val="24"/>
              <w:szCs w:val="24"/>
            </w:rPr>
          </w:rPrChange>
        </w:rPr>
        <w:t xml:space="preserve"> depends not only on the biology of the infectious agent</w:t>
      </w:r>
      <w:del w:id="821" w:author="Yang Liu" w:date="2020-07-27T20:29:00Z">
        <w:r w:rsidRPr="00B54640" w:rsidDel="00D92750">
          <w:rPr>
            <w:rFonts w:ascii="Garamond" w:hAnsi="Garamond"/>
            <w:sz w:val="24"/>
            <w:szCs w:val="24"/>
            <w:rPrChange w:id="822" w:author="Yang Liu" w:date="2020-08-09T20:41:00Z">
              <w:rPr>
                <w:rFonts w:ascii="Times New Roman" w:hAnsi="Times New Roman"/>
                <w:sz w:val="24"/>
                <w:szCs w:val="24"/>
              </w:rPr>
            </w:rPrChange>
          </w:rPr>
          <w:delText>,</w:delText>
        </w:r>
      </w:del>
      <w:r w:rsidRPr="00B54640">
        <w:rPr>
          <w:rFonts w:ascii="Garamond" w:hAnsi="Garamond"/>
          <w:sz w:val="24"/>
          <w:szCs w:val="24"/>
          <w:rPrChange w:id="823" w:author="Yang Liu" w:date="2020-08-09T20:41:00Z">
            <w:rPr>
              <w:rFonts w:ascii="Times New Roman" w:hAnsi="Times New Roman"/>
              <w:sz w:val="24"/>
              <w:szCs w:val="24"/>
            </w:rPr>
          </w:rPrChange>
        </w:rPr>
        <w:t xml:space="preserve"> but also the natural environment and socio-demographically dependent factors.</w:t>
      </w:r>
    </w:p>
    <w:p w14:paraId="0B87FD50" w14:textId="77777777" w:rsidR="000934F5" w:rsidRPr="00B54640" w:rsidRDefault="000934F5" w:rsidP="00C77B63">
      <w:pPr>
        <w:spacing w:line="480" w:lineRule="auto"/>
        <w:jc w:val="left"/>
        <w:rPr>
          <w:rFonts w:ascii="Garamond" w:hAnsi="Garamond"/>
          <w:sz w:val="24"/>
          <w:szCs w:val="24"/>
          <w:rPrChange w:id="824" w:author="Yang Liu" w:date="2020-08-09T20:41:00Z">
            <w:rPr>
              <w:rFonts w:ascii="Times New Roman" w:hAnsi="Times New Roman"/>
              <w:sz w:val="24"/>
              <w:szCs w:val="24"/>
            </w:rPr>
          </w:rPrChange>
        </w:rPr>
      </w:pPr>
    </w:p>
    <w:p w14:paraId="7B0D9078" w14:textId="57EFC88D" w:rsidR="000934F5" w:rsidRPr="00B54640" w:rsidRDefault="000934F5" w:rsidP="00C77B63">
      <w:pPr>
        <w:spacing w:line="480" w:lineRule="auto"/>
        <w:jc w:val="left"/>
        <w:rPr>
          <w:ins w:id="825" w:author="Yang Liu" w:date="2020-08-09T20:08:00Z"/>
          <w:rFonts w:ascii="Garamond" w:hAnsi="Garamond"/>
          <w:sz w:val="24"/>
          <w:szCs w:val="24"/>
          <w:rPrChange w:id="826" w:author="Yang Liu" w:date="2020-08-09T20:41:00Z">
            <w:rPr>
              <w:ins w:id="827" w:author="Yang Liu" w:date="2020-08-09T20:08:00Z"/>
              <w:rFonts w:ascii="Times New Roman" w:hAnsi="Times New Roman"/>
              <w:sz w:val="24"/>
              <w:szCs w:val="24"/>
            </w:rPr>
          </w:rPrChange>
        </w:rPr>
      </w:pPr>
      <w:r w:rsidRPr="00B54640">
        <w:rPr>
          <w:rFonts w:ascii="Garamond" w:hAnsi="Garamond"/>
          <w:sz w:val="24"/>
          <w:szCs w:val="24"/>
          <w:rPrChange w:id="828" w:author="Yang Liu" w:date="2020-08-09T20:41:00Z">
            <w:rPr>
              <w:rFonts w:ascii="Times New Roman" w:hAnsi="Times New Roman"/>
              <w:sz w:val="24"/>
              <w:szCs w:val="24"/>
            </w:rPr>
          </w:rPrChange>
        </w:rPr>
        <w:t>This study estimated the R</w:t>
      </w:r>
      <w:r w:rsidRPr="00B54640">
        <w:rPr>
          <w:rFonts w:ascii="Garamond" w:hAnsi="Garamond"/>
          <w:sz w:val="24"/>
          <w:szCs w:val="24"/>
          <w:vertAlign w:val="subscript"/>
          <w:rPrChange w:id="829" w:author="Yang Liu" w:date="2020-08-09T20:41:00Z">
            <w:rPr>
              <w:rFonts w:ascii="Times New Roman" w:hAnsi="Times New Roman"/>
              <w:sz w:val="24"/>
              <w:szCs w:val="24"/>
              <w:vertAlign w:val="subscript"/>
            </w:rPr>
          </w:rPrChange>
        </w:rPr>
        <w:t>0</w:t>
      </w:r>
      <w:r w:rsidRPr="00B54640">
        <w:rPr>
          <w:rFonts w:ascii="Garamond" w:hAnsi="Garamond"/>
          <w:sz w:val="24"/>
          <w:szCs w:val="24"/>
          <w:rPrChange w:id="830"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831" w:author="Yang Liu" w:date="2020-08-09T20:41:00Z">
            <w:rPr>
              <w:rFonts w:ascii="Times New Roman" w:hAnsi="Times New Roman"/>
              <w:sz w:val="24"/>
              <w:szCs w:val="24"/>
            </w:rPr>
          </w:rPrChange>
        </w:rPr>
        <w:t>among children in China in outbreak settings. To our best knowledge, this is the first study that estimates the pathogen-specific</w:t>
      </w:r>
      <w:r w:rsidRPr="00B54640">
        <w:rPr>
          <w:rFonts w:ascii="Garamond" w:hAnsi="Garamond"/>
          <w:sz w:val="24"/>
          <w:szCs w:val="24"/>
          <w:rPrChange w:id="832"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833" w:author="Yang Liu" w:date="2020-08-09T20:41:00Z">
            <w:rPr>
              <w:rFonts w:ascii="Times New Roman" w:hAnsi="Times New Roman"/>
              <w:sz w:val="24"/>
              <w:szCs w:val="24"/>
            </w:rPr>
          </w:rPrChange>
        </w:rPr>
        <w:t>R</w:t>
      </w:r>
      <w:r w:rsidRPr="00B54640">
        <w:rPr>
          <w:rFonts w:ascii="Garamond" w:hAnsi="Garamond"/>
          <w:sz w:val="24"/>
          <w:szCs w:val="24"/>
          <w:vertAlign w:val="subscript"/>
          <w:rPrChange w:id="834" w:author="Yang Liu" w:date="2020-08-09T20:41:00Z">
            <w:rPr>
              <w:rFonts w:ascii="Times New Roman" w:hAnsi="Times New Roman"/>
              <w:sz w:val="24"/>
              <w:szCs w:val="24"/>
              <w:vertAlign w:val="subscript"/>
            </w:rPr>
          </w:rPrChange>
        </w:rPr>
        <w:t>0</w:t>
      </w:r>
      <w:r w:rsidRPr="00B54640">
        <w:rPr>
          <w:rFonts w:ascii="Garamond" w:hAnsi="Garamond"/>
          <w:sz w:val="24"/>
          <w:szCs w:val="24"/>
          <w:rPrChange w:id="835" w:author="Yang Liu" w:date="2020-08-09T20:41:00Z">
            <w:rPr>
              <w:rFonts w:ascii="Times New Roman" w:hAnsi="Times New Roman"/>
              <w:sz w:val="24"/>
              <w:szCs w:val="24"/>
            </w:rPr>
          </w:rPrChange>
        </w:rPr>
        <w:t>s</w:t>
      </w:r>
      <w:r w:rsidRPr="00B54640">
        <w:rPr>
          <w:rFonts w:ascii="Garamond" w:hAnsi="Garamond"/>
          <w:sz w:val="24"/>
          <w:szCs w:val="24"/>
          <w:rPrChange w:id="836"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837" w:author="Yang Liu" w:date="2020-08-09T20:41:00Z">
            <w:rPr>
              <w:rFonts w:ascii="Times New Roman" w:hAnsi="Times New Roman"/>
              <w:sz w:val="24"/>
              <w:szCs w:val="24"/>
            </w:rPr>
          </w:rPrChange>
        </w:rPr>
        <w:t>based on the outbreaks of HFMD across mainland China and the largest study of its kind in the world. In addition, this study is the first to compare the changes of R</w:t>
      </w:r>
      <w:r w:rsidRPr="00B54640">
        <w:rPr>
          <w:rFonts w:ascii="Garamond" w:hAnsi="Garamond"/>
          <w:sz w:val="24"/>
          <w:szCs w:val="24"/>
          <w:vertAlign w:val="subscript"/>
          <w:rPrChange w:id="838" w:author="Yang Liu" w:date="2020-08-09T20:41:00Z">
            <w:rPr>
              <w:rFonts w:ascii="Times New Roman" w:hAnsi="Times New Roman"/>
              <w:sz w:val="24"/>
              <w:szCs w:val="24"/>
              <w:vertAlign w:val="subscript"/>
            </w:rPr>
          </w:rPrChange>
        </w:rPr>
        <w:t>0</w:t>
      </w:r>
      <w:r w:rsidRPr="00B54640">
        <w:rPr>
          <w:rFonts w:ascii="Garamond" w:hAnsi="Garamond"/>
          <w:sz w:val="24"/>
          <w:szCs w:val="24"/>
          <w:rPrChange w:id="839" w:author="Yang Liu" w:date="2020-08-09T20:41:00Z">
            <w:rPr>
              <w:rFonts w:ascii="Times New Roman" w:hAnsi="Times New Roman"/>
              <w:sz w:val="24"/>
              <w:szCs w:val="24"/>
            </w:rPr>
          </w:rPrChange>
        </w:rPr>
        <w:t>s after the licensure of the EV-A71 mono-valent vaccine</w:t>
      </w:r>
      <w:r w:rsidR="00FD6FF0" w:rsidRPr="00B54640">
        <w:rPr>
          <w:rFonts w:ascii="Garamond" w:hAnsi="Garamond"/>
          <w:sz w:val="24"/>
          <w:szCs w:val="24"/>
          <w:rPrChange w:id="840" w:author="Yang Liu" w:date="2020-08-09T20:41:00Z">
            <w:rPr>
              <w:rFonts w:ascii="Times New Roman" w:hAnsi="Times New Roman" w:hint="eastAsia"/>
              <w:sz w:val="24"/>
              <w:szCs w:val="24"/>
            </w:rPr>
          </w:rPrChange>
        </w:rPr>
        <w:t>s</w:t>
      </w:r>
      <w:r w:rsidRPr="00B54640">
        <w:rPr>
          <w:rFonts w:ascii="Garamond" w:hAnsi="Garamond"/>
          <w:sz w:val="24"/>
          <w:szCs w:val="24"/>
          <w:rPrChange w:id="841" w:author="Yang Liu" w:date="2020-08-09T20:41:00Z">
            <w:rPr>
              <w:rFonts w:ascii="Times New Roman" w:hAnsi="Times New Roman"/>
              <w:sz w:val="24"/>
              <w:szCs w:val="24"/>
            </w:rPr>
          </w:rPrChange>
        </w:rPr>
        <w:t>. A wide geographical coverage and a large time span of this study ensure representativeness.</w:t>
      </w:r>
    </w:p>
    <w:p w14:paraId="24EDB7D2" w14:textId="77777777" w:rsidR="002B144D" w:rsidRPr="00B54640" w:rsidRDefault="002B144D" w:rsidP="00C77B63">
      <w:pPr>
        <w:spacing w:line="480" w:lineRule="auto"/>
        <w:jc w:val="left"/>
        <w:rPr>
          <w:ins w:id="842" w:author="Yang Liu" w:date="2020-08-09T19:54:00Z"/>
          <w:rFonts w:ascii="Garamond" w:hAnsi="Garamond"/>
          <w:sz w:val="24"/>
          <w:szCs w:val="24"/>
          <w:rPrChange w:id="843" w:author="Yang Liu" w:date="2020-08-09T20:41:00Z">
            <w:rPr>
              <w:ins w:id="844" w:author="Yang Liu" w:date="2020-08-09T19:54:00Z"/>
              <w:rFonts w:ascii="Times New Roman" w:hAnsi="Times New Roman"/>
              <w:sz w:val="24"/>
              <w:szCs w:val="24"/>
            </w:rPr>
          </w:rPrChange>
        </w:rPr>
      </w:pPr>
    </w:p>
    <w:p w14:paraId="51948778" w14:textId="05544D56" w:rsidR="00ED7130" w:rsidRPr="00B54640" w:rsidRDefault="002B144D" w:rsidP="00C77B63">
      <w:pPr>
        <w:spacing w:line="480" w:lineRule="auto"/>
        <w:jc w:val="left"/>
        <w:rPr>
          <w:ins w:id="845" w:author="Yang Liu" w:date="2020-08-09T20:08:00Z"/>
          <w:rFonts w:ascii="Garamond" w:hAnsi="Garamond"/>
          <w:sz w:val="24"/>
          <w:szCs w:val="24"/>
          <w:rPrChange w:id="846" w:author="Yang Liu" w:date="2020-08-09T20:41:00Z">
            <w:rPr>
              <w:ins w:id="847" w:author="Yang Liu" w:date="2020-08-09T20:08:00Z"/>
              <w:rFonts w:ascii="Times New Roman" w:hAnsi="Times New Roman"/>
              <w:sz w:val="24"/>
              <w:szCs w:val="24"/>
            </w:rPr>
          </w:rPrChange>
        </w:rPr>
      </w:pPr>
      <w:ins w:id="848" w:author="Yang Liu" w:date="2020-08-09T20:08:00Z">
        <w:r w:rsidRPr="00B54640">
          <w:rPr>
            <w:rFonts w:ascii="Garamond" w:hAnsi="Garamond"/>
            <w:sz w:val="24"/>
            <w:szCs w:val="24"/>
            <w:rPrChange w:id="849" w:author="Yang Liu" w:date="2020-08-09T20:41:00Z">
              <w:rPr>
                <w:rFonts w:ascii="Times New Roman" w:hAnsi="Times New Roman"/>
                <w:sz w:val="24"/>
                <w:szCs w:val="24"/>
              </w:rPr>
            </w:rPrChange>
          </w:rPr>
          <w:lastRenderedPageBreak/>
          <w:t>The overwhelming majority of the HFMD outbreaks we identified (88.9%) were in kindergartens, implying that the impacts were predominantly on those between 3 and 6 years of age. The HFMD Prevention and Control Handbook includes specific individual and environmental measures designed to protect children within this age group, including the promotion of hand hygiene, daily sanitation of toys and classrooms, and school suspension in response to confirmed HFMD cases.</w:t>
        </w:r>
      </w:ins>
    </w:p>
    <w:p w14:paraId="0E27951E" w14:textId="77777777" w:rsidR="00DE274C" w:rsidRPr="00B54640" w:rsidRDefault="00DE274C" w:rsidP="00C77B63">
      <w:pPr>
        <w:spacing w:line="480" w:lineRule="auto"/>
        <w:jc w:val="left"/>
        <w:rPr>
          <w:ins w:id="850" w:author="Yang Liu" w:date="2020-08-09T20:08:00Z"/>
          <w:rFonts w:ascii="Garamond" w:hAnsi="Garamond"/>
          <w:sz w:val="24"/>
          <w:szCs w:val="24"/>
          <w:rPrChange w:id="851" w:author="Yang Liu" w:date="2020-08-09T20:41:00Z">
            <w:rPr>
              <w:ins w:id="852" w:author="Yang Liu" w:date="2020-08-09T20:08:00Z"/>
              <w:rFonts w:ascii="Times New Roman" w:hAnsi="Times New Roman"/>
              <w:sz w:val="24"/>
              <w:szCs w:val="24"/>
            </w:rPr>
          </w:rPrChange>
        </w:rPr>
      </w:pPr>
    </w:p>
    <w:p w14:paraId="318D7E9E" w14:textId="77777777" w:rsidR="00DE274C" w:rsidRPr="00B54640" w:rsidRDefault="00DE274C" w:rsidP="00DE274C">
      <w:pPr>
        <w:spacing w:line="480" w:lineRule="auto"/>
        <w:jc w:val="left"/>
        <w:rPr>
          <w:ins w:id="853" w:author="Yang Liu" w:date="2020-08-09T20:08:00Z"/>
          <w:rFonts w:ascii="Garamond" w:hAnsi="Garamond"/>
          <w:sz w:val="24"/>
          <w:szCs w:val="24"/>
          <w:rPrChange w:id="854" w:author="Yang Liu" w:date="2020-08-09T20:41:00Z">
            <w:rPr>
              <w:ins w:id="855" w:author="Yang Liu" w:date="2020-08-09T20:08:00Z"/>
              <w:rFonts w:ascii="Times New Roman" w:hAnsi="Times New Roman"/>
              <w:sz w:val="24"/>
              <w:szCs w:val="24"/>
            </w:rPr>
          </w:rPrChange>
        </w:rPr>
      </w:pPr>
      <w:ins w:id="856" w:author="Yang Liu" w:date="2020-08-09T20:08:00Z">
        <w:r w:rsidRPr="00B54640">
          <w:rPr>
            <w:rFonts w:ascii="Garamond" w:hAnsi="Garamond"/>
            <w:sz w:val="24"/>
            <w:szCs w:val="24"/>
            <w:rPrChange w:id="857" w:author="Yang Liu" w:date="2020-08-09T20:41:00Z">
              <w:rPr>
                <w:rFonts w:ascii="Times New Roman" w:hAnsi="Times New Roman"/>
                <w:sz w:val="24"/>
                <w:szCs w:val="24"/>
              </w:rPr>
            </w:rPrChange>
          </w:rPr>
          <w:t>Althoug HFMD is an endemic disease in China. Our results show that the raw R</w:t>
        </w:r>
        <w:r w:rsidRPr="00B54640">
          <w:rPr>
            <w:rFonts w:ascii="Garamond" w:hAnsi="Garamond"/>
            <w:sz w:val="24"/>
            <w:szCs w:val="24"/>
            <w:vertAlign w:val="subscript"/>
            <w:rPrChange w:id="858" w:author="Yang Liu" w:date="2020-08-09T20:41:00Z">
              <w:rPr>
                <w:rFonts w:ascii="Times New Roman" w:hAnsi="Times New Roman"/>
                <w:sz w:val="24"/>
                <w:szCs w:val="24"/>
                <w:vertAlign w:val="subscript"/>
              </w:rPr>
            </w:rPrChange>
          </w:rPr>
          <w:t>0</w:t>
        </w:r>
        <w:r w:rsidRPr="00B54640">
          <w:rPr>
            <w:rFonts w:ascii="Garamond" w:hAnsi="Garamond"/>
            <w:sz w:val="24"/>
            <w:szCs w:val="24"/>
            <w:rPrChange w:id="859" w:author="Yang Liu" w:date="2020-08-09T20:41:00Z">
              <w:rPr>
                <w:rFonts w:ascii="Times New Roman" w:hAnsi="Times New Roman"/>
                <w:sz w:val="24"/>
                <w:szCs w:val="24"/>
              </w:rPr>
            </w:rPrChange>
          </w:rPr>
          <w:t xml:space="preserve"> estimates assuming complete susceptibliy in the underlying population is more consistent with effective reproduction numbers. The R</w:t>
        </w:r>
        <w:r w:rsidRPr="00B54640">
          <w:rPr>
            <w:rFonts w:ascii="Garamond" w:hAnsi="Garamond"/>
            <w:sz w:val="24"/>
            <w:szCs w:val="24"/>
            <w:vertAlign w:val="subscript"/>
            <w:rPrChange w:id="860" w:author="Yang Liu" w:date="2020-08-09T20:41:00Z">
              <w:rPr>
                <w:rFonts w:ascii="Times New Roman" w:hAnsi="Times New Roman"/>
                <w:sz w:val="24"/>
                <w:szCs w:val="24"/>
                <w:vertAlign w:val="subscript"/>
              </w:rPr>
            </w:rPrChange>
          </w:rPr>
          <w:t>0</w:t>
        </w:r>
        <w:r w:rsidRPr="00B54640">
          <w:rPr>
            <w:rFonts w:ascii="Garamond" w:hAnsi="Garamond"/>
            <w:sz w:val="24"/>
            <w:szCs w:val="24"/>
            <w:rPrChange w:id="861" w:author="Yang Liu" w:date="2020-08-09T20:41:00Z">
              <w:rPr>
                <w:rFonts w:ascii="Times New Roman" w:hAnsi="Times New Roman"/>
                <w:sz w:val="24"/>
                <w:szCs w:val="24"/>
              </w:rPr>
            </w:rPrChange>
          </w:rPr>
          <w:t xml:space="preserve"> estimates adjusted for seroprevalence are consistently larger than effective reproduction numbers. This imply that in the underlying population of the outbreaks considered, the seroprevlanece may be significantly lower than existing literature. A potential explanation is that HFMD subtype positivity may be highly clustered by educational setting – within a classroom, either most children are infected or no child is. However, this hypothesis needs to be validated in future research.</w:t>
        </w:r>
      </w:ins>
    </w:p>
    <w:p w14:paraId="1E8AEF88" w14:textId="0995798A" w:rsidR="00112405" w:rsidRPr="00B54640" w:rsidDel="002B144D" w:rsidRDefault="00112405" w:rsidP="00C77B63">
      <w:pPr>
        <w:spacing w:line="480" w:lineRule="auto"/>
        <w:jc w:val="left"/>
        <w:rPr>
          <w:del w:id="862" w:author="Yang Liu" w:date="2020-08-09T20:08:00Z"/>
          <w:rFonts w:ascii="Garamond" w:hAnsi="Garamond"/>
          <w:sz w:val="24"/>
          <w:szCs w:val="24"/>
          <w:rPrChange w:id="863" w:author="Yang Liu" w:date="2020-08-09T20:41:00Z">
            <w:rPr>
              <w:del w:id="864" w:author="Yang Liu" w:date="2020-08-09T20:08:00Z"/>
              <w:rFonts w:ascii="Times New Roman" w:hAnsi="Times New Roman"/>
              <w:sz w:val="24"/>
              <w:szCs w:val="24"/>
            </w:rPr>
          </w:rPrChange>
        </w:rPr>
      </w:pPr>
    </w:p>
    <w:p w14:paraId="531402A1" w14:textId="77777777" w:rsidR="000934F5" w:rsidRPr="00B54640" w:rsidRDefault="000934F5" w:rsidP="00C77B63">
      <w:pPr>
        <w:spacing w:line="480" w:lineRule="auto"/>
        <w:jc w:val="left"/>
        <w:rPr>
          <w:rFonts w:ascii="Garamond" w:hAnsi="Garamond"/>
          <w:sz w:val="24"/>
          <w:szCs w:val="24"/>
          <w:rPrChange w:id="865" w:author="Yang Liu" w:date="2020-08-09T20:41:00Z">
            <w:rPr>
              <w:rFonts w:ascii="Times New Roman" w:hAnsi="Times New Roman"/>
              <w:sz w:val="24"/>
              <w:szCs w:val="24"/>
            </w:rPr>
          </w:rPrChange>
        </w:rPr>
      </w:pPr>
    </w:p>
    <w:p w14:paraId="41B5CC9B" w14:textId="77777777" w:rsidR="000934F5" w:rsidRPr="00B54640" w:rsidRDefault="000934F5" w:rsidP="00C77B63">
      <w:pPr>
        <w:spacing w:line="480" w:lineRule="auto"/>
        <w:jc w:val="left"/>
        <w:rPr>
          <w:rFonts w:ascii="Garamond" w:hAnsi="Garamond"/>
          <w:sz w:val="24"/>
          <w:szCs w:val="24"/>
          <w:rPrChange w:id="866" w:author="Yang Liu" w:date="2020-08-09T20:41:00Z">
            <w:rPr>
              <w:rFonts w:ascii="Times New Roman" w:hAnsi="Times New Roman"/>
              <w:sz w:val="24"/>
              <w:szCs w:val="24"/>
            </w:rPr>
          </w:rPrChange>
        </w:rPr>
      </w:pPr>
      <w:r w:rsidRPr="00B54640">
        <w:rPr>
          <w:rFonts w:ascii="Garamond" w:hAnsi="Garamond"/>
          <w:sz w:val="24"/>
          <w:szCs w:val="24"/>
          <w:rPrChange w:id="867" w:author="Yang Liu" w:date="2020-08-09T20:41:00Z">
            <w:rPr>
              <w:rFonts w:ascii="Times New Roman" w:hAnsi="Times New Roman"/>
              <w:sz w:val="24"/>
              <w:szCs w:val="24"/>
            </w:rPr>
          </w:rPrChange>
        </w:rPr>
        <w:t>This study revealed that between 2017 and 2018 the median R</w:t>
      </w:r>
      <w:r w:rsidRPr="00B54640">
        <w:rPr>
          <w:rFonts w:ascii="Garamond" w:hAnsi="Garamond"/>
          <w:sz w:val="24"/>
          <w:szCs w:val="24"/>
          <w:vertAlign w:val="subscript"/>
          <w:rPrChange w:id="868" w:author="Yang Liu" w:date="2020-08-09T20:41:00Z">
            <w:rPr>
              <w:rFonts w:ascii="Times New Roman" w:hAnsi="Times New Roman"/>
              <w:sz w:val="24"/>
              <w:szCs w:val="24"/>
              <w:vertAlign w:val="subscript"/>
            </w:rPr>
          </w:rPrChange>
        </w:rPr>
        <w:t>0</w:t>
      </w:r>
      <w:r w:rsidRPr="00B54640">
        <w:rPr>
          <w:rFonts w:ascii="Garamond" w:hAnsi="Garamond"/>
          <w:sz w:val="24"/>
          <w:szCs w:val="24"/>
          <w:rPrChange w:id="869" w:author="Yang Liu" w:date="2020-08-09T20:41:00Z">
            <w:rPr>
              <w:rFonts w:ascii="Times New Roman" w:hAnsi="Times New Roman"/>
              <w:sz w:val="24"/>
              <w:szCs w:val="24"/>
            </w:rPr>
          </w:rPrChange>
        </w:rPr>
        <w:t xml:space="preserve"> of CV-A6 was the highest among three serotypes, but the differences by serotype identified here were not statistically significant. It is possible that CV-A6 is more transmissible than other two serotypes. Local public health agencies need to continue to monitor the serotype distribution to draw further conclusions.</w:t>
      </w:r>
    </w:p>
    <w:p w14:paraId="76772248" w14:textId="77777777" w:rsidR="000934F5" w:rsidRPr="00B54640" w:rsidRDefault="000934F5" w:rsidP="00C77B63">
      <w:pPr>
        <w:spacing w:line="480" w:lineRule="auto"/>
        <w:jc w:val="left"/>
        <w:rPr>
          <w:rFonts w:ascii="Garamond" w:hAnsi="Garamond"/>
          <w:sz w:val="24"/>
          <w:szCs w:val="24"/>
          <w:rPrChange w:id="870" w:author="Yang Liu" w:date="2020-08-09T20:41:00Z">
            <w:rPr>
              <w:rFonts w:ascii="Times New Roman" w:hAnsi="Times New Roman"/>
              <w:sz w:val="24"/>
              <w:szCs w:val="24"/>
            </w:rPr>
          </w:rPrChange>
        </w:rPr>
      </w:pPr>
    </w:p>
    <w:p w14:paraId="536B2B67" w14:textId="77777777" w:rsidR="000934F5" w:rsidRPr="00B54640" w:rsidRDefault="000934F5" w:rsidP="00C77B63">
      <w:pPr>
        <w:spacing w:line="480" w:lineRule="auto"/>
        <w:jc w:val="left"/>
        <w:rPr>
          <w:rFonts w:ascii="Garamond" w:hAnsi="Garamond"/>
          <w:sz w:val="24"/>
          <w:szCs w:val="24"/>
          <w:rPrChange w:id="871" w:author="Yang Liu" w:date="2020-08-09T20:41:00Z">
            <w:rPr>
              <w:rFonts w:ascii="Times New Roman" w:hAnsi="Times New Roman"/>
              <w:sz w:val="24"/>
              <w:szCs w:val="24"/>
            </w:rPr>
          </w:rPrChange>
        </w:rPr>
      </w:pPr>
      <w:r w:rsidRPr="00B54640">
        <w:rPr>
          <w:rFonts w:ascii="Garamond" w:hAnsi="Garamond"/>
          <w:sz w:val="24"/>
          <w:szCs w:val="24"/>
          <w:rPrChange w:id="872" w:author="Yang Liu" w:date="2020-08-09T20:41:00Z">
            <w:rPr>
              <w:rFonts w:ascii="Times New Roman" w:hAnsi="Times New Roman"/>
              <w:sz w:val="24"/>
              <w:szCs w:val="24"/>
            </w:rPr>
          </w:rPrChange>
        </w:rPr>
        <w:lastRenderedPageBreak/>
        <w:t>The median R</w:t>
      </w:r>
      <w:r w:rsidRPr="00B54640">
        <w:rPr>
          <w:rFonts w:ascii="Garamond" w:hAnsi="Garamond"/>
          <w:sz w:val="24"/>
          <w:szCs w:val="24"/>
          <w:vertAlign w:val="subscript"/>
          <w:rPrChange w:id="873" w:author="Yang Liu" w:date="2020-08-09T20:41:00Z">
            <w:rPr>
              <w:rFonts w:ascii="Times New Roman" w:hAnsi="Times New Roman"/>
              <w:sz w:val="24"/>
              <w:szCs w:val="24"/>
              <w:vertAlign w:val="subscript"/>
            </w:rPr>
          </w:rPrChange>
        </w:rPr>
        <w:t>0</w:t>
      </w:r>
      <w:r w:rsidR="00796CE9" w:rsidRPr="00B54640">
        <w:rPr>
          <w:rFonts w:ascii="Garamond" w:hAnsi="Garamond"/>
          <w:sz w:val="24"/>
          <w:szCs w:val="24"/>
          <w:rPrChange w:id="874"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875" w:author="Yang Liu" w:date="2020-08-09T20:41:00Z">
            <w:rPr>
              <w:rFonts w:ascii="Times New Roman" w:hAnsi="Times New Roman"/>
              <w:sz w:val="24"/>
              <w:szCs w:val="24"/>
            </w:rPr>
          </w:rPrChange>
        </w:rPr>
        <w:t>of EV-A71 (5.46) between 2011 and 2016 in our study was similar to that in Hong Kong (5.48), but was larger than that in Singapore (3.50).</w:t>
      </w:r>
      <w:r w:rsidR="006A0901" w:rsidRPr="00B54640">
        <w:rPr>
          <w:rFonts w:ascii="Garamond" w:hAnsi="Garamond"/>
          <w:sz w:val="24"/>
          <w:szCs w:val="24"/>
          <w:rPrChange w:id="876" w:author="Yang Liu" w:date="2020-08-09T20:41:00Z">
            <w:rPr>
              <w:rFonts w:ascii="Times New Roman" w:hAnsi="Times New Roman"/>
              <w:sz w:val="24"/>
              <w:szCs w:val="24"/>
            </w:rPr>
          </w:rPrChange>
        </w:rPr>
        <w:t xml:space="preserve"> </w:t>
      </w:r>
      <w:r w:rsidRPr="00B54640">
        <w:rPr>
          <w:rFonts w:ascii="Garamond" w:hAnsi="Garamond"/>
          <w:sz w:val="24"/>
          <w:szCs w:val="24"/>
          <w:rPrChange w:id="877" w:author="Yang Liu" w:date="2020-08-09T20:41:00Z">
            <w:rPr>
              <w:rFonts w:ascii="Times New Roman" w:hAnsi="Times New Roman"/>
              <w:sz w:val="24"/>
              <w:szCs w:val="24"/>
            </w:rPr>
          </w:rPrChange>
        </w:rPr>
        <w:t>The median R</w:t>
      </w:r>
      <w:r w:rsidRPr="00B54640">
        <w:rPr>
          <w:rFonts w:ascii="Garamond" w:hAnsi="Garamond"/>
          <w:sz w:val="24"/>
          <w:szCs w:val="24"/>
          <w:vertAlign w:val="subscript"/>
          <w:rPrChange w:id="878" w:author="Yang Liu" w:date="2020-08-09T20:41:00Z">
            <w:rPr>
              <w:rFonts w:ascii="Times New Roman" w:hAnsi="Times New Roman"/>
              <w:sz w:val="24"/>
              <w:szCs w:val="24"/>
              <w:vertAlign w:val="subscript"/>
            </w:rPr>
          </w:rPrChange>
        </w:rPr>
        <w:t xml:space="preserve">0 </w:t>
      </w:r>
      <w:r w:rsidRPr="00B54640">
        <w:rPr>
          <w:rFonts w:ascii="Garamond" w:hAnsi="Garamond"/>
          <w:sz w:val="24"/>
          <w:szCs w:val="24"/>
          <w:rPrChange w:id="879" w:author="Yang Liu" w:date="2020-08-09T20:41:00Z">
            <w:rPr>
              <w:rFonts w:ascii="Times New Roman" w:hAnsi="Times New Roman"/>
              <w:sz w:val="24"/>
              <w:szCs w:val="24"/>
            </w:rPr>
          </w:rPrChange>
        </w:rPr>
        <w:t>of CV-A16 (5.11) between 2011 and 2016 in our study was similar to EV-A71 and larger than that of both Hong Kong (2.50) and Singapore (2.42). Overall, current evidence in this study does not indicate differential transmissibility between EV-A71 and CV-A16 in mainland China.</w:t>
      </w:r>
    </w:p>
    <w:p w14:paraId="516CE303" w14:textId="77777777" w:rsidR="000934F5" w:rsidRPr="00B54640" w:rsidRDefault="000934F5" w:rsidP="00C77B63">
      <w:pPr>
        <w:spacing w:line="480" w:lineRule="auto"/>
        <w:jc w:val="left"/>
        <w:rPr>
          <w:rFonts w:ascii="Garamond" w:hAnsi="Garamond"/>
          <w:sz w:val="24"/>
          <w:szCs w:val="24"/>
          <w:rPrChange w:id="880" w:author="Yang Liu" w:date="2020-08-09T20:41:00Z">
            <w:rPr>
              <w:rFonts w:ascii="Times New Roman" w:hAnsi="Times New Roman"/>
              <w:sz w:val="24"/>
              <w:szCs w:val="24"/>
            </w:rPr>
          </w:rPrChange>
        </w:rPr>
      </w:pPr>
    </w:p>
    <w:p w14:paraId="594DC6B3" w14:textId="61C08BBE" w:rsidR="000934F5" w:rsidRPr="00B54640" w:rsidRDefault="000934F5" w:rsidP="00C77B63">
      <w:pPr>
        <w:spacing w:line="480" w:lineRule="auto"/>
        <w:jc w:val="left"/>
        <w:rPr>
          <w:rFonts w:ascii="Garamond" w:hAnsi="Garamond"/>
          <w:sz w:val="24"/>
          <w:szCs w:val="24"/>
          <w:rPrChange w:id="881" w:author="Yang Liu" w:date="2020-08-09T20:41:00Z">
            <w:rPr>
              <w:rFonts w:ascii="Times New Roman" w:hAnsi="Times New Roman"/>
              <w:sz w:val="24"/>
              <w:szCs w:val="24"/>
            </w:rPr>
          </w:rPrChange>
        </w:rPr>
      </w:pPr>
      <w:r w:rsidRPr="00B54640">
        <w:rPr>
          <w:rFonts w:ascii="Garamond" w:hAnsi="Garamond"/>
          <w:sz w:val="24"/>
          <w:szCs w:val="24"/>
          <w:rPrChange w:id="882" w:author="Yang Liu" w:date="2020-08-09T20:41:00Z">
            <w:rPr>
              <w:rFonts w:ascii="Times New Roman" w:hAnsi="Times New Roman"/>
              <w:sz w:val="24"/>
              <w:szCs w:val="24"/>
            </w:rPr>
          </w:rPrChange>
        </w:rPr>
        <w:t>Comparing to the wide range of uncertainty around R</w:t>
      </w:r>
      <w:r w:rsidRPr="00B54640">
        <w:rPr>
          <w:rFonts w:ascii="Garamond" w:hAnsi="Garamond"/>
          <w:sz w:val="24"/>
          <w:szCs w:val="24"/>
          <w:vertAlign w:val="subscript"/>
          <w:rPrChange w:id="883" w:author="Yang Liu" w:date="2020-08-09T20:41:00Z">
            <w:rPr>
              <w:rFonts w:ascii="Times New Roman" w:hAnsi="Times New Roman"/>
              <w:sz w:val="24"/>
              <w:szCs w:val="24"/>
              <w:vertAlign w:val="subscript"/>
            </w:rPr>
          </w:rPrChange>
        </w:rPr>
        <w:t>0</w:t>
      </w:r>
      <w:r w:rsidRPr="00B54640">
        <w:rPr>
          <w:rFonts w:ascii="Garamond" w:hAnsi="Garamond"/>
          <w:sz w:val="24"/>
          <w:szCs w:val="24"/>
          <w:rPrChange w:id="884" w:author="Yang Liu" w:date="2020-08-09T20:41:00Z">
            <w:rPr>
              <w:rFonts w:ascii="Times New Roman" w:hAnsi="Times New Roman"/>
              <w:sz w:val="24"/>
              <w:szCs w:val="24"/>
            </w:rPr>
          </w:rPrChange>
        </w:rPr>
        <w:t xml:space="preserve"> of EV-A71 (3.02 to 44.91) estimated by two studies using SIR/TSIR model conducted in Guangdong </w:t>
      </w:r>
      <w:r w:rsidRPr="00B54640">
        <w:rPr>
          <w:rFonts w:ascii="Garamond" w:hAnsi="Garamond"/>
          <w:noProof/>
          <w:sz w:val="24"/>
          <w:szCs w:val="24"/>
          <w:vertAlign w:val="superscript"/>
          <w:rPrChange w:id="885" w:author="Yang Liu" w:date="2020-08-09T20:41:00Z">
            <w:rPr>
              <w:rFonts w:ascii="Times New Roman" w:hAnsi="Times New Roman"/>
              <w:noProof/>
              <w:sz w:val="24"/>
              <w:szCs w:val="24"/>
              <w:vertAlign w:val="superscript"/>
            </w:rPr>
          </w:rPrChange>
        </w:rPr>
        <w:t>[8,17]</w:t>
      </w:r>
      <w:r w:rsidRPr="00B54640">
        <w:rPr>
          <w:rFonts w:ascii="Garamond" w:hAnsi="Garamond"/>
          <w:sz w:val="24"/>
          <w:szCs w:val="24"/>
          <w:rPrChange w:id="886" w:author="Yang Liu" w:date="2020-08-09T20:41:00Z">
            <w:rPr>
              <w:rFonts w:ascii="Times New Roman" w:hAnsi="Times New Roman"/>
              <w:sz w:val="24"/>
              <w:szCs w:val="24"/>
            </w:rPr>
          </w:rPrChange>
        </w:rPr>
        <w:t>, the mathematical model used in this study are more consistent</w:t>
      </w:r>
      <w:ins w:id="887" w:author="Yang Liu" w:date="2020-08-09T20:18:00Z">
        <w:r w:rsidR="00B86E40" w:rsidRPr="00B54640">
          <w:rPr>
            <w:rFonts w:ascii="Garamond" w:hAnsi="Garamond"/>
            <w:sz w:val="24"/>
            <w:szCs w:val="24"/>
            <w:rPrChange w:id="888" w:author="Yang Liu" w:date="2020-08-09T20:41:00Z">
              <w:rPr>
                <w:rFonts w:ascii="Times New Roman" w:hAnsi="Times New Roman"/>
                <w:sz w:val="24"/>
                <w:szCs w:val="24"/>
              </w:rPr>
            </w:rPrChange>
          </w:rPr>
          <w:t xml:space="preserve"> with existing literature</w:t>
        </w:r>
      </w:ins>
      <w:r w:rsidRPr="00B54640">
        <w:rPr>
          <w:rFonts w:ascii="Garamond" w:hAnsi="Garamond"/>
          <w:sz w:val="24"/>
          <w:szCs w:val="24"/>
          <w:rPrChange w:id="889" w:author="Yang Liu" w:date="2020-08-09T20:41:00Z">
            <w:rPr>
              <w:rFonts w:ascii="Times New Roman" w:hAnsi="Times New Roman"/>
              <w:sz w:val="24"/>
              <w:szCs w:val="24"/>
            </w:rPr>
          </w:rPrChange>
        </w:rPr>
        <w:t>.</w:t>
      </w:r>
    </w:p>
    <w:p w14:paraId="17CCAE5A" w14:textId="77777777" w:rsidR="000934F5" w:rsidRPr="00B54640" w:rsidRDefault="000934F5" w:rsidP="00C77B63">
      <w:pPr>
        <w:spacing w:line="480" w:lineRule="auto"/>
        <w:jc w:val="left"/>
        <w:rPr>
          <w:rFonts w:ascii="Garamond" w:hAnsi="Garamond"/>
          <w:sz w:val="24"/>
          <w:szCs w:val="24"/>
          <w:rPrChange w:id="890" w:author="Yang Liu" w:date="2020-08-09T20:41:00Z">
            <w:rPr>
              <w:rFonts w:ascii="Times New Roman" w:hAnsi="Times New Roman"/>
              <w:sz w:val="24"/>
              <w:szCs w:val="24"/>
            </w:rPr>
          </w:rPrChange>
        </w:rPr>
      </w:pPr>
    </w:p>
    <w:p w14:paraId="224966B3" w14:textId="5C59EB1B" w:rsidR="000934F5" w:rsidRPr="00B54640" w:rsidRDefault="000934F5" w:rsidP="00C77B63">
      <w:pPr>
        <w:spacing w:line="480" w:lineRule="auto"/>
        <w:jc w:val="left"/>
        <w:rPr>
          <w:rFonts w:ascii="Garamond" w:hAnsi="Garamond"/>
          <w:sz w:val="24"/>
          <w:szCs w:val="24"/>
          <w:rPrChange w:id="891" w:author="Yang Liu" w:date="2020-08-09T20:41:00Z">
            <w:rPr>
              <w:rFonts w:ascii="Times New Roman" w:hAnsi="Times New Roman"/>
              <w:sz w:val="24"/>
              <w:szCs w:val="24"/>
            </w:rPr>
          </w:rPrChange>
        </w:rPr>
      </w:pPr>
      <w:r w:rsidRPr="00B54640">
        <w:rPr>
          <w:rFonts w:ascii="Garamond" w:hAnsi="Garamond"/>
          <w:sz w:val="24"/>
          <w:szCs w:val="24"/>
          <w:rPrChange w:id="892" w:author="Yang Liu" w:date="2020-08-09T20:41:00Z">
            <w:rPr>
              <w:rFonts w:ascii="Times New Roman" w:hAnsi="Times New Roman"/>
              <w:sz w:val="24"/>
              <w:szCs w:val="24"/>
            </w:rPr>
          </w:rPrChange>
        </w:rPr>
        <w:t>After 2016, the R</w:t>
      </w:r>
      <w:r w:rsidRPr="00B54640">
        <w:rPr>
          <w:rFonts w:ascii="Garamond" w:hAnsi="Garamond"/>
          <w:sz w:val="24"/>
          <w:szCs w:val="24"/>
          <w:vertAlign w:val="subscript"/>
          <w:rPrChange w:id="893" w:author="Yang Liu" w:date="2020-08-09T20:41:00Z">
            <w:rPr>
              <w:rFonts w:ascii="Times New Roman" w:hAnsi="Times New Roman"/>
              <w:sz w:val="24"/>
              <w:szCs w:val="24"/>
              <w:vertAlign w:val="subscript"/>
            </w:rPr>
          </w:rPrChange>
        </w:rPr>
        <w:t>0</w:t>
      </w:r>
      <w:r w:rsidRPr="00B54640">
        <w:rPr>
          <w:rFonts w:ascii="Garamond" w:hAnsi="Garamond"/>
          <w:sz w:val="24"/>
          <w:szCs w:val="24"/>
          <w:rPrChange w:id="894" w:author="Yang Liu" w:date="2020-08-09T20:41:00Z">
            <w:rPr>
              <w:rFonts w:ascii="Times New Roman" w:hAnsi="Times New Roman"/>
              <w:sz w:val="24"/>
              <w:szCs w:val="24"/>
            </w:rPr>
          </w:rPrChange>
        </w:rPr>
        <w:t>s of EV-A71 and CV-A16 both decreased compared to 2011-2016. However, only the decreasing trend of EV-A71 was statistically significant. Measures taken to prevent and control outbreaks caused by EV-A71 and CV-A16 was identical except the use of EV-A71 vaccines, indicating a potential role played by the</w:t>
      </w:r>
      <w:r w:rsidR="002B531E" w:rsidRPr="00B54640">
        <w:rPr>
          <w:rFonts w:ascii="Garamond" w:hAnsi="Garamond"/>
          <w:sz w:val="24"/>
          <w:szCs w:val="24"/>
          <w:rPrChange w:id="895" w:author="Yang Liu" w:date="2020-08-09T20:41:00Z">
            <w:rPr>
              <w:rFonts w:ascii="Times New Roman" w:hAnsi="Times New Roman" w:hint="eastAsia"/>
              <w:sz w:val="24"/>
              <w:szCs w:val="24"/>
            </w:rPr>
          </w:rPrChange>
        </w:rPr>
        <w:t>se</w:t>
      </w:r>
      <w:r w:rsidRPr="00B54640">
        <w:rPr>
          <w:rFonts w:ascii="Garamond" w:hAnsi="Garamond"/>
          <w:sz w:val="24"/>
          <w:szCs w:val="24"/>
          <w:rPrChange w:id="896" w:author="Yang Liu" w:date="2020-08-09T20:41:00Z">
            <w:rPr>
              <w:rFonts w:ascii="Times New Roman" w:hAnsi="Times New Roman"/>
              <w:sz w:val="24"/>
              <w:szCs w:val="24"/>
            </w:rPr>
          </w:rPrChange>
        </w:rPr>
        <w:t xml:space="preserve"> vaccine</w:t>
      </w:r>
      <w:r w:rsidR="002B531E" w:rsidRPr="00B54640">
        <w:rPr>
          <w:rFonts w:ascii="Garamond" w:hAnsi="Garamond"/>
          <w:sz w:val="24"/>
          <w:szCs w:val="24"/>
          <w:rPrChange w:id="897" w:author="Yang Liu" w:date="2020-08-09T20:41:00Z">
            <w:rPr>
              <w:rFonts w:ascii="Times New Roman" w:hAnsi="Times New Roman" w:hint="eastAsia"/>
              <w:sz w:val="24"/>
              <w:szCs w:val="24"/>
            </w:rPr>
          </w:rPrChange>
        </w:rPr>
        <w:t>s</w:t>
      </w:r>
      <w:r w:rsidRPr="00B54640">
        <w:rPr>
          <w:rFonts w:ascii="Garamond" w:hAnsi="Garamond"/>
          <w:sz w:val="24"/>
          <w:szCs w:val="24"/>
          <w:rPrChange w:id="898" w:author="Yang Liu" w:date="2020-08-09T20:41:00Z">
            <w:rPr>
              <w:rFonts w:ascii="Times New Roman" w:hAnsi="Times New Roman"/>
              <w:sz w:val="24"/>
              <w:szCs w:val="24"/>
            </w:rPr>
          </w:rPrChange>
        </w:rPr>
        <w:t>. Further research</w:t>
      </w:r>
      <w:r w:rsidR="005D045E" w:rsidRPr="00B54640">
        <w:rPr>
          <w:rFonts w:ascii="Garamond" w:hAnsi="Garamond"/>
          <w:sz w:val="24"/>
          <w:szCs w:val="24"/>
          <w:rPrChange w:id="899" w:author="Yang Liu" w:date="2020-08-09T20:41:00Z">
            <w:rPr>
              <w:rFonts w:ascii="Times New Roman" w:hAnsi="Times New Roman" w:hint="eastAsia"/>
              <w:sz w:val="24"/>
              <w:szCs w:val="24"/>
            </w:rPr>
          </w:rPrChange>
        </w:rPr>
        <w:t>es</w:t>
      </w:r>
      <w:r w:rsidRPr="00B54640">
        <w:rPr>
          <w:rFonts w:ascii="Garamond" w:hAnsi="Garamond"/>
          <w:sz w:val="24"/>
          <w:szCs w:val="24"/>
          <w:rPrChange w:id="900" w:author="Yang Liu" w:date="2020-08-09T20:41:00Z">
            <w:rPr>
              <w:rFonts w:ascii="Times New Roman" w:hAnsi="Times New Roman"/>
              <w:sz w:val="24"/>
              <w:szCs w:val="24"/>
            </w:rPr>
          </w:rPrChange>
        </w:rPr>
        <w:t xml:space="preserve"> </w:t>
      </w:r>
      <w:r w:rsidR="005D045E" w:rsidRPr="00B54640">
        <w:rPr>
          <w:rFonts w:ascii="Garamond" w:hAnsi="Garamond"/>
          <w:sz w:val="24"/>
          <w:szCs w:val="24"/>
          <w:rPrChange w:id="901" w:author="Yang Liu" w:date="2020-08-09T20:41:00Z">
            <w:rPr>
              <w:rFonts w:ascii="Times New Roman" w:hAnsi="Times New Roman" w:hint="eastAsia"/>
              <w:sz w:val="24"/>
              <w:szCs w:val="24"/>
            </w:rPr>
          </w:rPrChange>
        </w:rPr>
        <w:t>are</w:t>
      </w:r>
      <w:r w:rsidRPr="00B54640">
        <w:rPr>
          <w:rFonts w:ascii="Garamond" w:hAnsi="Garamond"/>
          <w:sz w:val="24"/>
          <w:szCs w:val="24"/>
          <w:rPrChange w:id="902" w:author="Yang Liu" w:date="2020-08-09T20:41:00Z">
            <w:rPr>
              <w:rFonts w:ascii="Times New Roman" w:hAnsi="Times New Roman"/>
              <w:sz w:val="24"/>
              <w:szCs w:val="24"/>
            </w:rPr>
          </w:rPrChange>
        </w:rPr>
        <w:t xml:space="preserve"> needed to establish causality.</w:t>
      </w:r>
    </w:p>
    <w:p w14:paraId="74F596BF" w14:textId="77777777" w:rsidR="000934F5" w:rsidRPr="00B54640" w:rsidDel="00505104" w:rsidRDefault="000934F5" w:rsidP="00C77B63">
      <w:pPr>
        <w:spacing w:line="480" w:lineRule="auto"/>
        <w:jc w:val="left"/>
        <w:rPr>
          <w:del w:id="903" w:author="Yang Liu" w:date="2020-08-09T20:10:00Z"/>
          <w:rFonts w:ascii="Garamond" w:hAnsi="Garamond"/>
          <w:sz w:val="24"/>
          <w:szCs w:val="24"/>
          <w:rPrChange w:id="904" w:author="Yang Liu" w:date="2020-08-09T20:41:00Z">
            <w:rPr>
              <w:del w:id="905" w:author="Yang Liu" w:date="2020-08-09T20:10:00Z"/>
              <w:rFonts w:ascii="Times New Roman" w:hAnsi="Times New Roman"/>
              <w:sz w:val="24"/>
              <w:szCs w:val="24"/>
            </w:rPr>
          </w:rPrChange>
        </w:rPr>
      </w:pPr>
    </w:p>
    <w:p w14:paraId="0CA526A9" w14:textId="5CD40F06" w:rsidR="000934F5" w:rsidRPr="00B54640" w:rsidDel="00505104" w:rsidRDefault="000934F5" w:rsidP="00C77B63">
      <w:pPr>
        <w:spacing w:line="480" w:lineRule="auto"/>
        <w:jc w:val="left"/>
        <w:rPr>
          <w:del w:id="906" w:author="Yang Liu" w:date="2020-08-09T20:10:00Z"/>
          <w:rFonts w:ascii="Garamond" w:hAnsi="Garamond"/>
          <w:sz w:val="24"/>
          <w:szCs w:val="24"/>
          <w:rPrChange w:id="907" w:author="Yang Liu" w:date="2020-08-09T20:41:00Z">
            <w:rPr>
              <w:del w:id="908" w:author="Yang Liu" w:date="2020-08-09T20:10:00Z"/>
              <w:rFonts w:ascii="Times New Roman" w:hAnsi="Times New Roman"/>
              <w:sz w:val="24"/>
              <w:szCs w:val="24"/>
            </w:rPr>
          </w:rPrChange>
        </w:rPr>
      </w:pPr>
      <w:del w:id="909" w:author="Yang Liu" w:date="2020-08-09T20:10:00Z">
        <w:r w:rsidRPr="00B54640" w:rsidDel="00505104">
          <w:rPr>
            <w:rFonts w:ascii="Garamond" w:hAnsi="Garamond"/>
            <w:sz w:val="24"/>
            <w:szCs w:val="24"/>
            <w:rPrChange w:id="910" w:author="Yang Liu" w:date="2020-08-09T20:41:00Z">
              <w:rPr>
                <w:rFonts w:ascii="Times New Roman" w:hAnsi="Times New Roman"/>
                <w:sz w:val="24"/>
                <w:szCs w:val="24"/>
              </w:rPr>
            </w:rPrChange>
          </w:rPr>
          <w:delText>The method used in this study is simple and intuitive. However, it did not take into consideration the sero-prevalence among children, which may lead to underestimations of R</w:delText>
        </w:r>
        <w:r w:rsidRPr="00B54640" w:rsidDel="00505104">
          <w:rPr>
            <w:rFonts w:ascii="Garamond" w:hAnsi="Garamond"/>
            <w:sz w:val="24"/>
            <w:szCs w:val="24"/>
            <w:vertAlign w:val="subscript"/>
            <w:rPrChange w:id="911" w:author="Yang Liu" w:date="2020-08-09T20:41:00Z">
              <w:rPr>
                <w:rFonts w:ascii="Times New Roman" w:hAnsi="Times New Roman"/>
                <w:sz w:val="24"/>
                <w:szCs w:val="24"/>
                <w:vertAlign w:val="subscript"/>
              </w:rPr>
            </w:rPrChange>
          </w:rPr>
          <w:delText>0</w:delText>
        </w:r>
        <w:r w:rsidRPr="00B54640" w:rsidDel="00505104">
          <w:rPr>
            <w:rFonts w:ascii="Garamond" w:hAnsi="Garamond"/>
            <w:sz w:val="24"/>
            <w:szCs w:val="24"/>
            <w:rPrChange w:id="912" w:author="Yang Liu" w:date="2020-08-09T20:41:00Z">
              <w:rPr>
                <w:rFonts w:ascii="Times New Roman" w:hAnsi="Times New Roman"/>
                <w:sz w:val="24"/>
                <w:szCs w:val="24"/>
              </w:rPr>
            </w:rPrChange>
          </w:rPr>
          <w:delText>. To explore the magnitudes of such underestimation, we obtained sero-prevalence estimates from a meta-</w:delText>
        </w:r>
        <w:r w:rsidR="00802048" w:rsidRPr="00B54640" w:rsidDel="00505104">
          <w:rPr>
            <w:rFonts w:ascii="Garamond" w:hAnsi="Garamond"/>
            <w:sz w:val="24"/>
            <w:szCs w:val="24"/>
            <w:rPrChange w:id="913" w:author="Yang Liu" w:date="2020-08-09T20:41:00Z">
              <w:rPr>
                <w:rFonts w:ascii="Times New Roman" w:hAnsi="Times New Roman"/>
                <w:sz w:val="24"/>
                <w:szCs w:val="24"/>
              </w:rPr>
            </w:rPrChange>
          </w:rPr>
          <w:delText>analysis</w:delText>
        </w:r>
        <w:r w:rsidR="00802048" w:rsidRPr="00B54640" w:rsidDel="00505104">
          <w:rPr>
            <w:rFonts w:ascii="Garamond" w:hAnsi="Garamond"/>
            <w:noProof/>
            <w:sz w:val="24"/>
            <w:szCs w:val="24"/>
            <w:vertAlign w:val="superscript"/>
            <w:rPrChange w:id="914" w:author="Yang Liu" w:date="2020-08-09T20:41:00Z">
              <w:rPr>
                <w:rFonts w:ascii="Times New Roman" w:hAnsi="Times New Roman"/>
                <w:noProof/>
                <w:sz w:val="24"/>
                <w:szCs w:val="24"/>
                <w:vertAlign w:val="superscript"/>
              </w:rPr>
            </w:rPrChange>
          </w:rPr>
          <w:delText xml:space="preserve"> [</w:delText>
        </w:r>
        <w:r w:rsidRPr="00B54640" w:rsidDel="00505104">
          <w:rPr>
            <w:rFonts w:ascii="Garamond" w:hAnsi="Garamond"/>
            <w:noProof/>
            <w:sz w:val="24"/>
            <w:szCs w:val="24"/>
            <w:vertAlign w:val="superscript"/>
            <w:rPrChange w:id="915" w:author="Yang Liu" w:date="2020-08-09T20:41:00Z">
              <w:rPr>
                <w:rFonts w:ascii="Times New Roman" w:hAnsi="Times New Roman"/>
                <w:noProof/>
                <w:sz w:val="24"/>
                <w:szCs w:val="24"/>
                <w:vertAlign w:val="superscript"/>
              </w:rPr>
            </w:rPrChange>
          </w:rPr>
          <w:delText>18</w:delText>
        </w:r>
        <w:r w:rsidR="00802048" w:rsidRPr="00B54640" w:rsidDel="00505104">
          <w:rPr>
            <w:rFonts w:ascii="Garamond" w:hAnsi="Garamond"/>
            <w:noProof/>
            <w:sz w:val="24"/>
            <w:szCs w:val="24"/>
            <w:vertAlign w:val="superscript"/>
            <w:rPrChange w:id="916" w:author="Yang Liu" w:date="2020-08-09T20:41:00Z">
              <w:rPr>
                <w:rFonts w:ascii="Times New Roman" w:hAnsi="Times New Roman"/>
                <w:noProof/>
                <w:sz w:val="24"/>
                <w:szCs w:val="24"/>
                <w:vertAlign w:val="superscript"/>
              </w:rPr>
            </w:rPrChange>
          </w:rPr>
          <w:delText>]</w:delText>
        </w:r>
        <w:r w:rsidR="00802048" w:rsidRPr="00B54640" w:rsidDel="00505104">
          <w:rPr>
            <w:rFonts w:ascii="Garamond" w:hAnsi="Garamond"/>
            <w:sz w:val="24"/>
            <w:szCs w:val="24"/>
            <w:rPrChange w:id="917" w:author="Yang Liu" w:date="2020-08-09T20:41:00Z">
              <w:rPr>
                <w:rFonts w:ascii="Times New Roman" w:hAnsi="Times New Roman"/>
                <w:sz w:val="24"/>
                <w:szCs w:val="24"/>
              </w:rPr>
            </w:rPrChange>
          </w:rPr>
          <w:delText xml:space="preserve"> and</w:delText>
        </w:r>
        <w:r w:rsidRPr="00B54640" w:rsidDel="00505104">
          <w:rPr>
            <w:rFonts w:ascii="Garamond" w:hAnsi="Garamond"/>
            <w:sz w:val="24"/>
            <w:szCs w:val="24"/>
            <w:rPrChange w:id="918" w:author="Yang Liu" w:date="2020-08-09T20:41:00Z">
              <w:rPr>
                <w:rFonts w:ascii="Times New Roman" w:hAnsi="Times New Roman"/>
                <w:sz w:val="24"/>
                <w:szCs w:val="24"/>
              </w:rPr>
            </w:rPrChange>
          </w:rPr>
          <w:delText xml:space="preserve"> </w:delText>
        </w:r>
        <w:r w:rsidR="00C868D9" w:rsidRPr="00B54640" w:rsidDel="00505104">
          <w:rPr>
            <w:rFonts w:ascii="Garamond" w:hAnsi="Garamond"/>
            <w:sz w:val="24"/>
            <w:szCs w:val="24"/>
            <w:rPrChange w:id="919" w:author="Yang Liu" w:date="2020-08-09T20:41:00Z">
              <w:rPr>
                <w:rFonts w:ascii="Times New Roman" w:hAnsi="Times New Roman" w:hint="eastAsia"/>
                <w:sz w:val="24"/>
                <w:szCs w:val="24"/>
              </w:rPr>
            </w:rPrChange>
          </w:rPr>
          <w:delText>two</w:delText>
        </w:r>
        <w:r w:rsidRPr="00B54640" w:rsidDel="00505104">
          <w:rPr>
            <w:rFonts w:ascii="Garamond" w:hAnsi="Garamond"/>
            <w:sz w:val="24"/>
            <w:szCs w:val="24"/>
            <w:rPrChange w:id="920" w:author="Yang Liu" w:date="2020-08-09T20:41:00Z">
              <w:rPr>
                <w:rFonts w:ascii="Times New Roman" w:hAnsi="Times New Roman"/>
                <w:sz w:val="24"/>
                <w:szCs w:val="24"/>
              </w:rPr>
            </w:rPrChange>
          </w:rPr>
          <w:delText xml:space="preserve"> other local level studies in </w:delText>
        </w:r>
        <w:r w:rsidR="00802048" w:rsidRPr="00B54640" w:rsidDel="00505104">
          <w:rPr>
            <w:rFonts w:ascii="Garamond" w:hAnsi="Garamond"/>
            <w:sz w:val="24"/>
            <w:szCs w:val="24"/>
            <w:rPrChange w:id="921" w:author="Yang Liu" w:date="2020-08-09T20:41:00Z">
              <w:rPr>
                <w:rFonts w:ascii="Times New Roman" w:hAnsi="Times New Roman"/>
                <w:sz w:val="24"/>
                <w:szCs w:val="24"/>
              </w:rPr>
            </w:rPrChange>
          </w:rPr>
          <w:delText>Shanghai</w:delText>
        </w:r>
        <w:r w:rsidR="00802048" w:rsidRPr="00B54640" w:rsidDel="00505104">
          <w:rPr>
            <w:rFonts w:ascii="Garamond" w:hAnsi="Garamond"/>
            <w:noProof/>
            <w:sz w:val="24"/>
            <w:szCs w:val="24"/>
            <w:vertAlign w:val="superscript"/>
            <w:rPrChange w:id="922" w:author="Yang Liu" w:date="2020-08-09T20:41:00Z">
              <w:rPr>
                <w:rFonts w:ascii="Times New Roman" w:hAnsi="Times New Roman"/>
                <w:noProof/>
                <w:sz w:val="24"/>
                <w:szCs w:val="24"/>
                <w:vertAlign w:val="superscript"/>
              </w:rPr>
            </w:rPrChange>
          </w:rPr>
          <w:delText xml:space="preserve"> [</w:delText>
        </w:r>
        <w:r w:rsidRPr="00B54640" w:rsidDel="00505104">
          <w:rPr>
            <w:rFonts w:ascii="Garamond" w:hAnsi="Garamond"/>
            <w:noProof/>
            <w:sz w:val="24"/>
            <w:szCs w:val="24"/>
            <w:vertAlign w:val="superscript"/>
            <w:rPrChange w:id="923" w:author="Yang Liu" w:date="2020-08-09T20:41:00Z">
              <w:rPr>
                <w:rFonts w:ascii="Times New Roman" w:hAnsi="Times New Roman"/>
                <w:noProof/>
                <w:sz w:val="24"/>
                <w:szCs w:val="24"/>
                <w:vertAlign w:val="superscript"/>
              </w:rPr>
            </w:rPrChange>
          </w:rPr>
          <w:delText>19]</w:delText>
        </w:r>
        <w:r w:rsidRPr="00B54640" w:rsidDel="00505104">
          <w:rPr>
            <w:rFonts w:ascii="Garamond" w:hAnsi="Garamond"/>
            <w:sz w:val="24"/>
            <w:szCs w:val="24"/>
            <w:rPrChange w:id="924" w:author="Yang Liu" w:date="2020-08-09T20:41:00Z">
              <w:rPr>
                <w:rFonts w:ascii="Times New Roman" w:hAnsi="Times New Roman"/>
                <w:sz w:val="24"/>
                <w:szCs w:val="24"/>
              </w:rPr>
            </w:rPrChange>
          </w:rPr>
          <w:delText xml:space="preserve"> and </w:delText>
        </w:r>
        <w:r w:rsidR="00802048" w:rsidRPr="00B54640" w:rsidDel="00505104">
          <w:rPr>
            <w:rFonts w:ascii="Garamond" w:hAnsi="Garamond"/>
            <w:sz w:val="24"/>
            <w:szCs w:val="24"/>
            <w:rPrChange w:id="925" w:author="Yang Liu" w:date="2020-08-09T20:41:00Z">
              <w:rPr>
                <w:rFonts w:ascii="Times New Roman" w:hAnsi="Times New Roman"/>
                <w:sz w:val="24"/>
                <w:szCs w:val="24"/>
              </w:rPr>
            </w:rPrChange>
          </w:rPr>
          <w:delText>Jiangsu</w:delText>
        </w:r>
        <w:r w:rsidR="00802048" w:rsidRPr="00B54640" w:rsidDel="00505104">
          <w:rPr>
            <w:rFonts w:ascii="Garamond" w:hAnsi="Garamond"/>
            <w:noProof/>
            <w:sz w:val="24"/>
            <w:szCs w:val="24"/>
            <w:vertAlign w:val="superscript"/>
            <w:rPrChange w:id="926" w:author="Yang Liu" w:date="2020-08-09T20:41:00Z">
              <w:rPr>
                <w:rFonts w:ascii="Times New Roman" w:hAnsi="Times New Roman"/>
                <w:noProof/>
                <w:sz w:val="24"/>
                <w:szCs w:val="24"/>
                <w:vertAlign w:val="superscript"/>
              </w:rPr>
            </w:rPrChange>
          </w:rPr>
          <w:delText xml:space="preserve"> [</w:delText>
        </w:r>
        <w:r w:rsidRPr="00B54640" w:rsidDel="00505104">
          <w:rPr>
            <w:rFonts w:ascii="Garamond" w:hAnsi="Garamond"/>
            <w:noProof/>
            <w:sz w:val="24"/>
            <w:szCs w:val="24"/>
            <w:vertAlign w:val="superscript"/>
            <w:rPrChange w:id="927" w:author="Yang Liu" w:date="2020-08-09T20:41:00Z">
              <w:rPr>
                <w:rFonts w:ascii="Times New Roman" w:hAnsi="Times New Roman"/>
                <w:noProof/>
                <w:sz w:val="24"/>
                <w:szCs w:val="24"/>
                <w:vertAlign w:val="superscript"/>
              </w:rPr>
            </w:rPrChange>
          </w:rPr>
          <w:delText>20]</w:delText>
        </w:r>
        <w:r w:rsidRPr="00B54640" w:rsidDel="00505104">
          <w:rPr>
            <w:rFonts w:ascii="Garamond" w:hAnsi="Garamond"/>
            <w:sz w:val="24"/>
            <w:szCs w:val="24"/>
            <w:rPrChange w:id="928" w:author="Yang Liu" w:date="2020-08-09T20:41:00Z">
              <w:rPr>
                <w:rFonts w:ascii="Times New Roman" w:hAnsi="Times New Roman"/>
                <w:sz w:val="24"/>
                <w:szCs w:val="24"/>
              </w:rPr>
            </w:rPrChange>
          </w:rPr>
          <w:delText>. These studies have a relatively consistent time horizon with our study. Their results show that the sero-prevalences of EV-A71, CV-A16 and CV-A6 among children in China were approximately 50%. Taking this into consideration, the adjusted R</w:delText>
        </w:r>
        <w:r w:rsidRPr="00B54640" w:rsidDel="00505104">
          <w:rPr>
            <w:rFonts w:ascii="Garamond" w:hAnsi="Garamond"/>
            <w:sz w:val="24"/>
            <w:szCs w:val="24"/>
            <w:vertAlign w:val="subscript"/>
            <w:rPrChange w:id="929" w:author="Yang Liu" w:date="2020-08-09T20:41:00Z">
              <w:rPr>
                <w:rFonts w:ascii="Times New Roman" w:hAnsi="Times New Roman"/>
                <w:sz w:val="24"/>
                <w:szCs w:val="24"/>
                <w:vertAlign w:val="subscript"/>
              </w:rPr>
            </w:rPrChange>
          </w:rPr>
          <w:delText>0</w:delText>
        </w:r>
        <w:r w:rsidRPr="00B54640" w:rsidDel="00505104">
          <w:rPr>
            <w:rFonts w:ascii="Garamond" w:hAnsi="Garamond"/>
            <w:sz w:val="24"/>
            <w:szCs w:val="24"/>
            <w:rPrChange w:id="930" w:author="Yang Liu" w:date="2020-08-09T20:41:00Z">
              <w:rPr>
                <w:rFonts w:ascii="Times New Roman" w:hAnsi="Times New Roman"/>
                <w:sz w:val="24"/>
                <w:szCs w:val="24"/>
              </w:rPr>
            </w:rPrChange>
          </w:rPr>
          <w:delText>s of EV-A71, CV-A16 andCV-A6 would become 10.92, 10.22 and 13.00, respectively.</w:delText>
        </w:r>
      </w:del>
    </w:p>
    <w:p w14:paraId="36C8CBE1" w14:textId="77777777" w:rsidR="000934F5" w:rsidRPr="00B54640" w:rsidRDefault="000934F5" w:rsidP="00C77B63">
      <w:pPr>
        <w:spacing w:line="480" w:lineRule="auto"/>
        <w:jc w:val="left"/>
        <w:rPr>
          <w:rFonts w:ascii="Garamond" w:hAnsi="Garamond"/>
          <w:sz w:val="24"/>
          <w:szCs w:val="24"/>
          <w:rPrChange w:id="931" w:author="Yang Liu" w:date="2020-08-09T20:41:00Z">
            <w:rPr>
              <w:rFonts w:ascii="Times New Roman" w:hAnsi="Times New Roman"/>
              <w:sz w:val="24"/>
              <w:szCs w:val="24"/>
            </w:rPr>
          </w:rPrChange>
        </w:rPr>
      </w:pPr>
    </w:p>
    <w:p w14:paraId="50425034" w14:textId="1C4D10AC" w:rsidR="000934F5" w:rsidRPr="00B54640" w:rsidRDefault="000934F5" w:rsidP="00C77B63">
      <w:pPr>
        <w:spacing w:line="480" w:lineRule="auto"/>
        <w:jc w:val="left"/>
        <w:rPr>
          <w:rFonts w:ascii="Garamond" w:hAnsi="Garamond"/>
          <w:sz w:val="24"/>
          <w:szCs w:val="24"/>
          <w:rPrChange w:id="932" w:author="Yang Liu" w:date="2020-08-09T20:41:00Z">
            <w:rPr>
              <w:rFonts w:ascii="Times New Roman" w:hAnsi="Times New Roman"/>
              <w:sz w:val="24"/>
              <w:szCs w:val="24"/>
            </w:rPr>
          </w:rPrChange>
        </w:rPr>
      </w:pPr>
      <w:r w:rsidRPr="00B54640">
        <w:rPr>
          <w:rFonts w:ascii="Garamond" w:hAnsi="Garamond"/>
          <w:sz w:val="24"/>
          <w:szCs w:val="24"/>
          <w:rPrChange w:id="933" w:author="Yang Liu" w:date="2020-08-09T20:41:00Z">
            <w:rPr>
              <w:rFonts w:ascii="Times New Roman" w:hAnsi="Times New Roman"/>
              <w:sz w:val="24"/>
              <w:szCs w:val="24"/>
            </w:rPr>
          </w:rPrChange>
        </w:rPr>
        <w:t xml:space="preserve">Some limitations remain. </w:t>
      </w:r>
      <w:ins w:id="934" w:author="Yang Liu" w:date="2020-08-09T20:20:00Z">
        <w:r w:rsidR="000B53FF" w:rsidRPr="00B54640">
          <w:rPr>
            <w:rFonts w:ascii="Garamond" w:hAnsi="Garamond"/>
            <w:sz w:val="24"/>
            <w:szCs w:val="24"/>
            <w:rPrChange w:id="935" w:author="Yang Liu" w:date="2020-08-09T20:41:00Z">
              <w:rPr>
                <w:rFonts w:ascii="Times New Roman" w:hAnsi="Times New Roman"/>
                <w:sz w:val="24"/>
                <w:szCs w:val="24"/>
              </w:rPr>
            </w:rPrChange>
          </w:rPr>
          <w:t>Firstly, t</w:t>
        </w:r>
      </w:ins>
      <w:del w:id="936" w:author="Yang Liu" w:date="2020-08-09T20:20:00Z">
        <w:r w:rsidRPr="00B54640" w:rsidDel="000B53FF">
          <w:rPr>
            <w:rFonts w:ascii="Garamond" w:hAnsi="Garamond"/>
            <w:sz w:val="24"/>
            <w:szCs w:val="24"/>
            <w:rPrChange w:id="937" w:author="Yang Liu" w:date="2020-08-09T20:41:00Z">
              <w:rPr>
                <w:rFonts w:ascii="Times New Roman" w:hAnsi="Times New Roman"/>
                <w:sz w:val="24"/>
                <w:szCs w:val="24"/>
              </w:rPr>
            </w:rPrChange>
          </w:rPr>
          <w:delText>T</w:delText>
        </w:r>
      </w:del>
      <w:r w:rsidRPr="00B54640">
        <w:rPr>
          <w:rFonts w:ascii="Garamond" w:hAnsi="Garamond"/>
          <w:sz w:val="24"/>
          <w:szCs w:val="24"/>
          <w:rPrChange w:id="938" w:author="Yang Liu" w:date="2020-08-09T20:41:00Z">
            <w:rPr>
              <w:rFonts w:ascii="Times New Roman" w:hAnsi="Times New Roman"/>
              <w:sz w:val="24"/>
              <w:szCs w:val="24"/>
            </w:rPr>
          </w:rPrChange>
        </w:rPr>
        <w:t xml:space="preserve">he primary case is hard to identify using the available </w:t>
      </w:r>
      <w:del w:id="939" w:author="Yang Liu" w:date="2020-08-09T20:19:00Z">
        <w:r w:rsidRPr="00B54640" w:rsidDel="000B53FF">
          <w:rPr>
            <w:rFonts w:ascii="Garamond" w:hAnsi="Garamond"/>
            <w:sz w:val="24"/>
            <w:szCs w:val="24"/>
            <w:rPrChange w:id="940" w:author="Yang Liu" w:date="2020-08-09T20:41:00Z">
              <w:rPr>
                <w:rFonts w:ascii="Times New Roman" w:hAnsi="Times New Roman"/>
                <w:sz w:val="24"/>
                <w:szCs w:val="24"/>
              </w:rPr>
            </w:rPrChange>
          </w:rPr>
          <w:delText>database</w:delText>
        </w:r>
      </w:del>
      <w:ins w:id="941" w:author="Yang Liu" w:date="2020-08-09T20:19:00Z">
        <w:r w:rsidR="000B53FF" w:rsidRPr="00B54640">
          <w:rPr>
            <w:rFonts w:ascii="Garamond" w:hAnsi="Garamond"/>
            <w:sz w:val="24"/>
            <w:szCs w:val="24"/>
            <w:rPrChange w:id="942" w:author="Yang Liu" w:date="2020-08-09T20:41:00Z">
              <w:rPr>
                <w:rFonts w:ascii="Times New Roman" w:hAnsi="Times New Roman"/>
                <w:sz w:val="24"/>
                <w:szCs w:val="24"/>
              </w:rPr>
            </w:rPrChange>
          </w:rPr>
          <w:t>outbreak surveillance system</w:t>
        </w:r>
      </w:ins>
      <w:r w:rsidRPr="00B54640">
        <w:rPr>
          <w:rFonts w:ascii="Garamond" w:hAnsi="Garamond"/>
          <w:sz w:val="24"/>
          <w:szCs w:val="24"/>
          <w:rPrChange w:id="943" w:author="Yang Liu" w:date="2020-08-09T20:41:00Z">
            <w:rPr>
              <w:rFonts w:ascii="Times New Roman" w:hAnsi="Times New Roman"/>
              <w:sz w:val="24"/>
              <w:szCs w:val="24"/>
            </w:rPr>
          </w:rPrChange>
        </w:rPr>
        <w:t>. When investigators failed to trace the true index case of an outbreak, they underestimate the IGPs, leading to an overestimation of R</w:t>
      </w:r>
      <w:r w:rsidRPr="00B54640">
        <w:rPr>
          <w:rFonts w:ascii="Garamond" w:hAnsi="Garamond"/>
          <w:sz w:val="24"/>
          <w:szCs w:val="24"/>
          <w:vertAlign w:val="subscript"/>
          <w:rPrChange w:id="944" w:author="Yang Liu" w:date="2020-08-09T20:41:00Z">
            <w:rPr>
              <w:rFonts w:ascii="Times New Roman" w:hAnsi="Times New Roman"/>
              <w:sz w:val="24"/>
              <w:szCs w:val="24"/>
              <w:vertAlign w:val="subscript"/>
            </w:rPr>
          </w:rPrChange>
        </w:rPr>
        <w:t>0</w:t>
      </w:r>
      <w:r w:rsidRPr="00B54640">
        <w:rPr>
          <w:rFonts w:ascii="Garamond" w:hAnsi="Garamond"/>
          <w:sz w:val="24"/>
          <w:szCs w:val="24"/>
          <w:rPrChange w:id="945" w:author="Yang Liu" w:date="2020-08-09T20:41:00Z">
            <w:rPr>
              <w:rFonts w:ascii="Times New Roman" w:hAnsi="Times New Roman"/>
              <w:sz w:val="24"/>
              <w:szCs w:val="24"/>
            </w:rPr>
          </w:rPrChange>
        </w:rPr>
        <w:t>s. This issue may have contributed to the association between larger R</w:t>
      </w:r>
      <w:r w:rsidRPr="00B54640">
        <w:rPr>
          <w:rFonts w:ascii="Garamond" w:hAnsi="Garamond"/>
          <w:sz w:val="24"/>
          <w:szCs w:val="24"/>
          <w:vertAlign w:val="subscript"/>
          <w:rPrChange w:id="946" w:author="Yang Liu" w:date="2020-08-09T20:41:00Z">
            <w:rPr>
              <w:rFonts w:ascii="Times New Roman" w:hAnsi="Times New Roman"/>
              <w:sz w:val="24"/>
              <w:szCs w:val="24"/>
              <w:vertAlign w:val="subscript"/>
            </w:rPr>
          </w:rPrChange>
        </w:rPr>
        <w:t>0</w:t>
      </w:r>
      <w:r w:rsidRPr="00B54640">
        <w:rPr>
          <w:rFonts w:ascii="Garamond" w:hAnsi="Garamond"/>
          <w:sz w:val="24"/>
          <w:szCs w:val="24"/>
          <w:rPrChange w:id="947" w:author="Yang Liu" w:date="2020-08-09T20:41:00Z">
            <w:rPr>
              <w:rFonts w:ascii="Times New Roman" w:hAnsi="Times New Roman"/>
              <w:sz w:val="24"/>
              <w:szCs w:val="24"/>
            </w:rPr>
          </w:rPrChange>
        </w:rPr>
        <w:t xml:space="preserve">s and shorter outbreak durations in Figure </w:t>
      </w:r>
      <w:r w:rsidR="00557C7B" w:rsidRPr="00B54640">
        <w:rPr>
          <w:rFonts w:ascii="Garamond" w:hAnsi="Garamond"/>
          <w:sz w:val="24"/>
          <w:szCs w:val="24"/>
          <w:rPrChange w:id="948" w:author="Yang Liu" w:date="2020-08-09T20:41:00Z">
            <w:rPr>
              <w:rFonts w:ascii="Times New Roman" w:hAnsi="Times New Roman" w:hint="eastAsia"/>
              <w:sz w:val="24"/>
              <w:szCs w:val="24"/>
            </w:rPr>
          </w:rPrChange>
        </w:rPr>
        <w:t>5</w:t>
      </w:r>
      <w:r w:rsidRPr="00B54640">
        <w:rPr>
          <w:rFonts w:ascii="Garamond" w:hAnsi="Garamond"/>
          <w:sz w:val="24"/>
          <w:szCs w:val="24"/>
          <w:rPrChange w:id="949" w:author="Yang Liu" w:date="2020-08-09T20:41:00Z">
            <w:rPr>
              <w:rFonts w:ascii="Times New Roman" w:hAnsi="Times New Roman"/>
              <w:sz w:val="24"/>
              <w:szCs w:val="24"/>
            </w:rPr>
          </w:rPrChange>
        </w:rPr>
        <w:t>.</w:t>
      </w:r>
      <w:r w:rsidR="00DE61BC" w:rsidRPr="00B54640">
        <w:rPr>
          <w:rFonts w:ascii="Garamond" w:hAnsi="Garamond"/>
          <w:sz w:val="24"/>
          <w:szCs w:val="24"/>
          <w:rPrChange w:id="950" w:author="Yang Liu" w:date="2020-08-09T20:41:00Z">
            <w:rPr>
              <w:rFonts w:ascii="Times New Roman" w:hAnsi="Times New Roman"/>
              <w:sz w:val="24"/>
              <w:szCs w:val="24"/>
            </w:rPr>
          </w:rPrChange>
        </w:rPr>
        <w:t xml:space="preserve"> </w:t>
      </w:r>
      <w:ins w:id="951" w:author="Yang Liu" w:date="2020-08-09T20:20:00Z">
        <w:r w:rsidR="00B924C2" w:rsidRPr="00B54640">
          <w:rPr>
            <w:rFonts w:ascii="Garamond" w:hAnsi="Garamond"/>
            <w:sz w:val="24"/>
            <w:szCs w:val="24"/>
            <w:rPrChange w:id="952" w:author="Yang Liu" w:date="2020-08-09T20:41:00Z">
              <w:rPr>
                <w:rFonts w:ascii="Times New Roman" w:hAnsi="Times New Roman"/>
                <w:sz w:val="24"/>
                <w:szCs w:val="24"/>
              </w:rPr>
            </w:rPrChange>
          </w:rPr>
          <w:t>Secondly, i</w:t>
        </w:r>
      </w:ins>
      <w:del w:id="953" w:author="Yang Liu" w:date="2020-08-09T20:20:00Z">
        <w:r w:rsidRPr="00B54640" w:rsidDel="00B924C2">
          <w:rPr>
            <w:rFonts w:ascii="Garamond" w:hAnsi="Garamond"/>
            <w:sz w:val="24"/>
            <w:szCs w:val="24"/>
            <w:rPrChange w:id="954" w:author="Yang Liu" w:date="2020-08-09T20:41:00Z">
              <w:rPr>
                <w:rFonts w:ascii="Times New Roman" w:hAnsi="Times New Roman"/>
                <w:sz w:val="24"/>
                <w:szCs w:val="24"/>
              </w:rPr>
            </w:rPrChange>
          </w:rPr>
          <w:delText>I</w:delText>
        </w:r>
      </w:del>
      <w:r w:rsidRPr="00B54640">
        <w:rPr>
          <w:rFonts w:ascii="Garamond" w:hAnsi="Garamond"/>
          <w:sz w:val="24"/>
          <w:szCs w:val="24"/>
          <w:rPrChange w:id="955" w:author="Yang Liu" w:date="2020-08-09T20:41:00Z">
            <w:rPr>
              <w:rFonts w:ascii="Times New Roman" w:hAnsi="Times New Roman"/>
              <w:sz w:val="24"/>
              <w:szCs w:val="24"/>
            </w:rPr>
          </w:rPrChange>
        </w:rPr>
        <w:t xml:space="preserve">n this study, we only included outbreaks where the </w:t>
      </w:r>
      <w:r w:rsidRPr="00B54640">
        <w:rPr>
          <w:rFonts w:ascii="Garamond" w:hAnsi="Garamond"/>
          <w:sz w:val="24"/>
          <w:szCs w:val="24"/>
          <w:rPrChange w:id="956" w:author="Yang Liu" w:date="2020-08-09T20:41:00Z">
            <w:rPr>
              <w:rFonts w:ascii="Times New Roman" w:hAnsi="Times New Roman"/>
              <w:sz w:val="24"/>
              <w:szCs w:val="24"/>
            </w:rPr>
          </w:rPrChange>
        </w:rPr>
        <w:lastRenderedPageBreak/>
        <w:t xml:space="preserve">intervals between </w:t>
      </w:r>
      <w:del w:id="957" w:author="Yang Liu" w:date="2020-08-09T20:21:00Z">
        <w:r w:rsidRPr="00B54640" w:rsidDel="00C8235F">
          <w:rPr>
            <w:rFonts w:ascii="Garamond" w:hAnsi="Garamond"/>
            <w:sz w:val="24"/>
            <w:szCs w:val="24"/>
            <w:rPrChange w:id="958" w:author="Yang Liu" w:date="2020-08-09T20:41:00Z">
              <w:rPr>
                <w:rFonts w:ascii="Times New Roman" w:hAnsi="Times New Roman"/>
                <w:sz w:val="24"/>
                <w:szCs w:val="24"/>
              </w:rPr>
            </w:rPrChange>
          </w:rPr>
          <w:delText xml:space="preserve">the first and the second </w:delText>
        </w:r>
      </w:del>
      <w:ins w:id="959" w:author="Yang Liu" w:date="2020-08-09T20:21:00Z">
        <w:r w:rsidR="00C8235F" w:rsidRPr="00B54640">
          <w:rPr>
            <w:rFonts w:ascii="Garamond" w:hAnsi="Garamond"/>
            <w:sz w:val="24"/>
            <w:szCs w:val="24"/>
            <w:rPrChange w:id="960" w:author="Yang Liu" w:date="2020-08-09T20:41:00Z">
              <w:rPr>
                <w:rFonts w:ascii="Times New Roman" w:hAnsi="Times New Roman"/>
                <w:sz w:val="24"/>
                <w:szCs w:val="24"/>
              </w:rPr>
            </w:rPrChange>
          </w:rPr>
          <w:t xml:space="preserve">subsequent </w:t>
        </w:r>
      </w:ins>
      <w:r w:rsidRPr="00B54640">
        <w:rPr>
          <w:rFonts w:ascii="Garamond" w:hAnsi="Garamond"/>
          <w:sz w:val="24"/>
          <w:szCs w:val="24"/>
          <w:rPrChange w:id="961" w:author="Yang Liu" w:date="2020-08-09T20:41:00Z">
            <w:rPr>
              <w:rFonts w:ascii="Times New Roman" w:hAnsi="Times New Roman"/>
              <w:sz w:val="24"/>
              <w:szCs w:val="24"/>
            </w:rPr>
          </w:rPrChange>
        </w:rPr>
        <w:t>case</w:t>
      </w:r>
      <w:ins w:id="962" w:author="Yang Liu" w:date="2020-08-09T20:22:00Z">
        <w:r w:rsidR="00C8235F" w:rsidRPr="00B54640">
          <w:rPr>
            <w:rFonts w:ascii="Garamond" w:hAnsi="Garamond"/>
            <w:sz w:val="24"/>
            <w:szCs w:val="24"/>
            <w:rPrChange w:id="963" w:author="Yang Liu" w:date="2020-08-09T20:41:00Z">
              <w:rPr>
                <w:rFonts w:ascii="Times New Roman" w:hAnsi="Times New Roman"/>
                <w:sz w:val="24"/>
                <w:szCs w:val="24"/>
              </w:rPr>
            </w:rPrChange>
          </w:rPr>
          <w:t>s</w:t>
        </w:r>
      </w:ins>
      <w:r w:rsidRPr="00B54640">
        <w:rPr>
          <w:rFonts w:ascii="Garamond" w:hAnsi="Garamond"/>
          <w:sz w:val="24"/>
          <w:szCs w:val="24"/>
          <w:rPrChange w:id="964" w:author="Yang Liu" w:date="2020-08-09T20:41:00Z">
            <w:rPr>
              <w:rFonts w:ascii="Times New Roman" w:hAnsi="Times New Roman"/>
              <w:sz w:val="24"/>
              <w:szCs w:val="24"/>
            </w:rPr>
          </w:rPrChange>
        </w:rPr>
        <w:t xml:space="preserve"> </w:t>
      </w:r>
      <w:del w:id="965" w:author="Yang Liu" w:date="2020-08-09T20:22:00Z">
        <w:r w:rsidRPr="00B54640" w:rsidDel="00C8235F">
          <w:rPr>
            <w:rFonts w:ascii="Garamond" w:hAnsi="Garamond"/>
            <w:sz w:val="24"/>
            <w:szCs w:val="24"/>
            <w:rPrChange w:id="966" w:author="Yang Liu" w:date="2020-08-09T20:41:00Z">
              <w:rPr>
                <w:rFonts w:ascii="Times New Roman" w:hAnsi="Times New Roman"/>
                <w:sz w:val="24"/>
                <w:szCs w:val="24"/>
              </w:rPr>
            </w:rPrChange>
          </w:rPr>
          <w:delText xml:space="preserve">confirmed </w:delText>
        </w:r>
      </w:del>
      <w:r w:rsidRPr="00B54640">
        <w:rPr>
          <w:rFonts w:ascii="Garamond" w:hAnsi="Garamond"/>
          <w:sz w:val="24"/>
          <w:szCs w:val="24"/>
          <w:rPrChange w:id="967" w:author="Yang Liu" w:date="2020-08-09T20:41:00Z">
            <w:rPr>
              <w:rFonts w:ascii="Times New Roman" w:hAnsi="Times New Roman"/>
              <w:sz w:val="24"/>
              <w:szCs w:val="24"/>
            </w:rPr>
          </w:rPrChange>
        </w:rPr>
        <w:t xml:space="preserve">were </w:t>
      </w:r>
      <w:del w:id="968" w:author="Yang Liu" w:date="2020-08-09T20:22:00Z">
        <w:r w:rsidRPr="00B54640" w:rsidDel="00C8235F">
          <w:rPr>
            <w:rFonts w:ascii="Garamond" w:hAnsi="Garamond"/>
            <w:sz w:val="24"/>
            <w:szCs w:val="24"/>
            <w:rPrChange w:id="969" w:author="Yang Liu" w:date="2020-08-09T20:41:00Z">
              <w:rPr>
                <w:rFonts w:ascii="Times New Roman" w:hAnsi="Times New Roman"/>
                <w:sz w:val="24"/>
                <w:szCs w:val="24"/>
              </w:rPr>
            </w:rPrChange>
          </w:rPr>
          <w:delText>between 2 to</w:delText>
        </w:r>
      </w:del>
      <w:ins w:id="970" w:author="Yang Liu" w:date="2020-08-09T20:22:00Z">
        <w:r w:rsidR="00C8235F" w:rsidRPr="00B54640">
          <w:rPr>
            <w:rFonts w:ascii="Garamond" w:hAnsi="Garamond"/>
            <w:sz w:val="24"/>
            <w:szCs w:val="24"/>
            <w:rPrChange w:id="971" w:author="Yang Liu" w:date="2020-08-09T20:41:00Z">
              <w:rPr>
                <w:rFonts w:ascii="Times New Roman" w:hAnsi="Times New Roman"/>
                <w:sz w:val="24"/>
                <w:szCs w:val="24"/>
              </w:rPr>
            </w:rPrChange>
          </w:rPr>
          <w:t>shorter than</w:t>
        </w:r>
      </w:ins>
      <w:r w:rsidRPr="00B54640">
        <w:rPr>
          <w:rFonts w:ascii="Garamond" w:hAnsi="Garamond"/>
          <w:sz w:val="24"/>
          <w:szCs w:val="24"/>
          <w:rPrChange w:id="972" w:author="Yang Liu" w:date="2020-08-09T20:41:00Z">
            <w:rPr>
              <w:rFonts w:ascii="Times New Roman" w:hAnsi="Times New Roman"/>
              <w:sz w:val="24"/>
              <w:szCs w:val="24"/>
            </w:rPr>
          </w:rPrChange>
        </w:rPr>
        <w:t xml:space="preserve"> 10 days to </w:t>
      </w:r>
      <w:del w:id="973" w:author="Yang Liu" w:date="2020-08-09T20:22:00Z">
        <w:r w:rsidRPr="00B54640" w:rsidDel="00C8235F">
          <w:rPr>
            <w:rFonts w:ascii="Garamond" w:hAnsi="Garamond"/>
            <w:sz w:val="24"/>
            <w:szCs w:val="24"/>
            <w:rPrChange w:id="974" w:author="Yang Liu" w:date="2020-08-09T20:41:00Z">
              <w:rPr>
                <w:rFonts w:ascii="Times New Roman" w:hAnsi="Times New Roman"/>
                <w:sz w:val="24"/>
                <w:szCs w:val="24"/>
              </w:rPr>
            </w:rPrChange>
          </w:rPr>
          <w:delText>mitigate recall bias during cluster investigation</w:delText>
        </w:r>
      </w:del>
      <w:ins w:id="975" w:author="Yang Liu" w:date="2020-08-09T20:22:00Z">
        <w:r w:rsidR="00C8235F" w:rsidRPr="00B54640">
          <w:rPr>
            <w:rFonts w:ascii="Garamond" w:hAnsi="Garamond"/>
            <w:sz w:val="24"/>
            <w:szCs w:val="24"/>
            <w:rPrChange w:id="976" w:author="Yang Liu" w:date="2020-08-09T20:41:00Z">
              <w:rPr>
                <w:rFonts w:ascii="Times New Roman" w:hAnsi="Times New Roman"/>
                <w:sz w:val="24"/>
                <w:szCs w:val="24"/>
              </w:rPr>
            </w:rPrChange>
          </w:rPr>
          <w:t>eliminate potentially overlapping outbreaks</w:t>
        </w:r>
      </w:ins>
      <w:r w:rsidRPr="00B54640">
        <w:rPr>
          <w:rFonts w:ascii="Garamond" w:hAnsi="Garamond"/>
          <w:sz w:val="24"/>
          <w:szCs w:val="24"/>
          <w:rPrChange w:id="977" w:author="Yang Liu" w:date="2020-08-09T20:41:00Z">
            <w:rPr>
              <w:rFonts w:ascii="Times New Roman" w:hAnsi="Times New Roman"/>
              <w:sz w:val="24"/>
              <w:szCs w:val="24"/>
            </w:rPr>
          </w:rPrChange>
        </w:rPr>
        <w:t xml:space="preserve">. </w:t>
      </w:r>
      <w:del w:id="978" w:author="Yang Liu" w:date="2020-08-09T20:22:00Z">
        <w:r w:rsidRPr="00B54640" w:rsidDel="00C8235F">
          <w:rPr>
            <w:rFonts w:ascii="Garamond" w:hAnsi="Garamond"/>
            <w:sz w:val="24"/>
            <w:szCs w:val="24"/>
            <w:rPrChange w:id="979" w:author="Yang Liu" w:date="2020-08-09T20:41:00Z">
              <w:rPr>
                <w:rFonts w:ascii="Times New Roman" w:hAnsi="Times New Roman"/>
                <w:sz w:val="24"/>
                <w:szCs w:val="24"/>
              </w:rPr>
            </w:rPrChange>
          </w:rPr>
          <w:delText>The remaining statistical association we discovered between R</w:delText>
        </w:r>
        <w:r w:rsidRPr="00B54640" w:rsidDel="00C8235F">
          <w:rPr>
            <w:rFonts w:ascii="Garamond" w:hAnsi="Garamond"/>
            <w:sz w:val="24"/>
            <w:szCs w:val="24"/>
            <w:vertAlign w:val="subscript"/>
            <w:rPrChange w:id="980" w:author="Yang Liu" w:date="2020-08-09T20:41:00Z">
              <w:rPr>
                <w:rFonts w:ascii="Times New Roman" w:hAnsi="Times New Roman"/>
                <w:sz w:val="24"/>
                <w:szCs w:val="24"/>
                <w:vertAlign w:val="subscript"/>
              </w:rPr>
            </w:rPrChange>
          </w:rPr>
          <w:delText>0</w:delText>
        </w:r>
        <w:r w:rsidRPr="00B54640" w:rsidDel="00C8235F">
          <w:rPr>
            <w:rFonts w:ascii="Garamond" w:hAnsi="Garamond"/>
            <w:sz w:val="24"/>
            <w:szCs w:val="24"/>
            <w:rPrChange w:id="981" w:author="Yang Liu" w:date="2020-08-09T20:41:00Z">
              <w:rPr>
                <w:rFonts w:ascii="Times New Roman" w:hAnsi="Times New Roman"/>
                <w:sz w:val="24"/>
                <w:szCs w:val="24"/>
              </w:rPr>
            </w:rPrChange>
          </w:rPr>
          <w:delText xml:space="preserve"> and outbreak duration indicate some bias may still exist - our R</w:delText>
        </w:r>
        <w:r w:rsidRPr="00B54640" w:rsidDel="00C8235F">
          <w:rPr>
            <w:rFonts w:ascii="Garamond" w:hAnsi="Garamond"/>
            <w:sz w:val="24"/>
            <w:szCs w:val="24"/>
            <w:vertAlign w:val="subscript"/>
            <w:rPrChange w:id="982" w:author="Yang Liu" w:date="2020-08-09T20:41:00Z">
              <w:rPr>
                <w:rFonts w:ascii="Times New Roman" w:hAnsi="Times New Roman"/>
                <w:sz w:val="24"/>
                <w:szCs w:val="24"/>
                <w:vertAlign w:val="subscript"/>
              </w:rPr>
            </w:rPrChange>
          </w:rPr>
          <w:delText>0</w:delText>
        </w:r>
        <w:r w:rsidRPr="00B54640" w:rsidDel="00C8235F">
          <w:rPr>
            <w:rFonts w:ascii="Garamond" w:hAnsi="Garamond"/>
            <w:sz w:val="24"/>
            <w:szCs w:val="24"/>
            <w:rPrChange w:id="983" w:author="Yang Liu" w:date="2020-08-09T20:41:00Z">
              <w:rPr>
                <w:rFonts w:ascii="Times New Roman" w:hAnsi="Times New Roman"/>
                <w:sz w:val="24"/>
                <w:szCs w:val="24"/>
              </w:rPr>
            </w:rPrChange>
          </w:rPr>
          <w:delText xml:space="preserve"> thus may be slightly overestimated as outbreak investigat</w:delText>
        </w:r>
        <w:r w:rsidR="00557C7B" w:rsidRPr="00B54640" w:rsidDel="00C8235F">
          <w:rPr>
            <w:rFonts w:ascii="Garamond" w:hAnsi="Garamond"/>
            <w:sz w:val="24"/>
            <w:szCs w:val="24"/>
            <w:rPrChange w:id="984" w:author="Yang Liu" w:date="2020-08-09T20:41:00Z">
              <w:rPr>
                <w:rFonts w:ascii="Times New Roman" w:hAnsi="Times New Roman" w:hint="eastAsia"/>
                <w:sz w:val="24"/>
                <w:szCs w:val="24"/>
              </w:rPr>
            </w:rPrChange>
          </w:rPr>
          <w:delText>or</w:delText>
        </w:r>
        <w:r w:rsidRPr="00B54640" w:rsidDel="00C8235F">
          <w:rPr>
            <w:rFonts w:ascii="Garamond" w:hAnsi="Garamond"/>
            <w:sz w:val="24"/>
            <w:szCs w:val="24"/>
            <w:rPrChange w:id="985" w:author="Yang Liu" w:date="2020-08-09T20:41:00Z">
              <w:rPr>
                <w:rFonts w:ascii="Times New Roman" w:hAnsi="Times New Roman"/>
                <w:sz w:val="24"/>
                <w:szCs w:val="24"/>
              </w:rPr>
            </w:rPrChange>
          </w:rPr>
          <w:delText>s fail to detect the true index case.</w:delText>
        </w:r>
      </w:del>
      <w:ins w:id="986" w:author="Yang Liu" w:date="2020-08-09T20:22:00Z">
        <w:r w:rsidR="00C8235F" w:rsidRPr="00B54640">
          <w:rPr>
            <w:rFonts w:ascii="Garamond" w:hAnsi="Garamond"/>
            <w:sz w:val="24"/>
            <w:szCs w:val="24"/>
            <w:rPrChange w:id="987" w:author="Yang Liu" w:date="2020-08-09T20:41:00Z">
              <w:rPr>
                <w:rFonts w:ascii="Times New Roman" w:hAnsi="Times New Roman"/>
                <w:sz w:val="24"/>
                <w:szCs w:val="24"/>
              </w:rPr>
            </w:rPrChange>
          </w:rPr>
          <w:t xml:space="preserve">We may have excluded exceptional cases or outbreaks where public health surveillance quality is suboptimal. </w:t>
        </w:r>
      </w:ins>
      <w:ins w:id="988" w:author="Yang Liu" w:date="2020-08-09T20:23:00Z">
        <w:r w:rsidR="00C8235F" w:rsidRPr="00B54640">
          <w:rPr>
            <w:rFonts w:ascii="Garamond" w:hAnsi="Garamond"/>
            <w:sz w:val="24"/>
            <w:szCs w:val="24"/>
            <w:rPrChange w:id="989" w:author="Yang Liu" w:date="2020-08-09T20:41:00Z">
              <w:rPr>
                <w:rFonts w:ascii="Times New Roman" w:hAnsi="Times New Roman"/>
                <w:sz w:val="24"/>
                <w:szCs w:val="24"/>
              </w:rPr>
            </w:rPrChange>
          </w:rPr>
          <w:t>Thirdly, our study design suffers from potential right-censoring of data, i.e.,</w:t>
        </w:r>
      </w:ins>
      <w:ins w:id="990" w:author="Yang Liu" w:date="2020-08-09T20:24:00Z">
        <w:r w:rsidR="00C8235F" w:rsidRPr="00B54640">
          <w:rPr>
            <w:rFonts w:ascii="Garamond" w:hAnsi="Garamond"/>
            <w:sz w:val="24"/>
            <w:szCs w:val="24"/>
            <w:rPrChange w:id="991" w:author="Yang Liu" w:date="2020-08-09T20:41:00Z">
              <w:rPr>
                <w:rFonts w:ascii="Times New Roman" w:hAnsi="Times New Roman"/>
                <w:sz w:val="24"/>
                <w:szCs w:val="24"/>
              </w:rPr>
            </w:rPrChange>
          </w:rPr>
          <w:t xml:space="preserve"> those who should have been included in the cumulative incidence were mistakenly excuded due to reporting. Based on simulation, we show that right censoring leads to a </w:t>
        </w:r>
      </w:ins>
      <w:ins w:id="992" w:author="Yang Liu" w:date="2020-08-09T20:25:00Z">
        <w:r w:rsidR="00C8235F" w:rsidRPr="00B54640">
          <w:rPr>
            <w:rFonts w:ascii="Garamond" w:hAnsi="Garamond"/>
            <w:sz w:val="24"/>
            <w:szCs w:val="24"/>
            <w:rPrChange w:id="993" w:author="Yang Liu" w:date="2020-08-09T20:41:00Z">
              <w:rPr>
                <w:rFonts w:ascii="Times New Roman" w:hAnsi="Times New Roman"/>
                <w:sz w:val="24"/>
                <w:szCs w:val="24"/>
              </w:rPr>
            </w:rPrChange>
          </w:rPr>
          <w:t>potential underestimation of R0. Such underestimation inc</w:t>
        </w:r>
      </w:ins>
      <w:ins w:id="994" w:author="Yang Liu" w:date="2020-08-09T20:26:00Z">
        <w:r w:rsidR="00C8235F" w:rsidRPr="00B54640">
          <w:rPr>
            <w:rFonts w:ascii="Garamond" w:hAnsi="Garamond"/>
            <w:sz w:val="24"/>
            <w:szCs w:val="24"/>
            <w:rPrChange w:id="995" w:author="Yang Liu" w:date="2020-08-09T20:41:00Z">
              <w:rPr>
                <w:rFonts w:ascii="Times New Roman" w:hAnsi="Times New Roman"/>
                <w:sz w:val="24"/>
                <w:szCs w:val="24"/>
              </w:rPr>
            </w:rPrChange>
          </w:rPr>
          <w:t>reases as true R0 increases.</w:t>
        </w:r>
      </w:ins>
      <w:ins w:id="996" w:author="Yang Liu" w:date="2020-08-09T20:35:00Z">
        <w:r w:rsidR="003A1812" w:rsidRPr="00B54640">
          <w:rPr>
            <w:rFonts w:ascii="Garamond" w:hAnsi="Garamond"/>
            <w:sz w:val="24"/>
            <w:szCs w:val="24"/>
            <w:rPrChange w:id="997" w:author="Yang Liu" w:date="2020-08-09T20:41:00Z">
              <w:rPr>
                <w:rFonts w:ascii="Times New Roman" w:hAnsi="Times New Roman"/>
                <w:sz w:val="24"/>
                <w:szCs w:val="24"/>
              </w:rPr>
            </w:rPrChange>
          </w:rPr>
          <w:t xml:space="preserve"> Last but not the least, we did not account for asymptomatic infections in this st</w:t>
        </w:r>
      </w:ins>
      <w:ins w:id="998" w:author="Yang Liu" w:date="2020-08-09T20:36:00Z">
        <w:r w:rsidR="003A1812" w:rsidRPr="00B54640">
          <w:rPr>
            <w:rFonts w:ascii="Garamond" w:hAnsi="Garamond"/>
            <w:sz w:val="24"/>
            <w:szCs w:val="24"/>
            <w:rPrChange w:id="999" w:author="Yang Liu" w:date="2020-08-09T20:41:00Z">
              <w:rPr>
                <w:rFonts w:ascii="Times New Roman" w:hAnsi="Times New Roman"/>
                <w:sz w:val="24"/>
                <w:szCs w:val="24"/>
              </w:rPr>
            </w:rPrChange>
          </w:rPr>
          <w:t>udy</w:t>
        </w:r>
        <w:r w:rsidR="005E613E" w:rsidRPr="00B54640">
          <w:rPr>
            <w:rFonts w:ascii="Garamond" w:hAnsi="Garamond"/>
            <w:sz w:val="24"/>
            <w:szCs w:val="24"/>
            <w:rPrChange w:id="1000" w:author="Yang Liu" w:date="2020-08-09T20:41:00Z">
              <w:rPr>
                <w:rFonts w:ascii="Times New Roman" w:hAnsi="Times New Roman"/>
                <w:sz w:val="24"/>
                <w:szCs w:val="24"/>
              </w:rPr>
            </w:rPrChange>
          </w:rPr>
          <w:t xml:space="preserve"> as there is currently no infrastructure during outbreak investigation to identify these individuals in China.</w:t>
        </w:r>
      </w:ins>
    </w:p>
    <w:p w14:paraId="1B0BB016" w14:textId="77777777" w:rsidR="000934F5" w:rsidRPr="00B54640" w:rsidRDefault="000934F5" w:rsidP="00C77B63">
      <w:pPr>
        <w:widowControl/>
        <w:spacing w:line="480" w:lineRule="auto"/>
        <w:jc w:val="left"/>
        <w:rPr>
          <w:rFonts w:ascii="Garamond" w:hAnsi="Garamond"/>
          <w:b/>
          <w:bCs/>
          <w:kern w:val="0"/>
          <w:sz w:val="24"/>
          <w:szCs w:val="24"/>
          <w:rPrChange w:id="1001" w:author="Yang Liu" w:date="2020-08-09T20:41:00Z">
            <w:rPr>
              <w:rFonts w:ascii="Times New Roman" w:hAnsi="Times New Roman"/>
              <w:b/>
              <w:bCs/>
              <w:kern w:val="0"/>
              <w:sz w:val="24"/>
              <w:szCs w:val="24"/>
            </w:rPr>
          </w:rPrChange>
        </w:rPr>
      </w:pPr>
    </w:p>
    <w:p w14:paraId="092E365D" w14:textId="77777777" w:rsidR="00A00391" w:rsidRPr="00B54640" w:rsidRDefault="00A00391">
      <w:pPr>
        <w:widowControl/>
        <w:jc w:val="left"/>
        <w:rPr>
          <w:ins w:id="1002" w:author="Yang Liu" w:date="2020-08-09T20:38:00Z"/>
          <w:rFonts w:ascii="Garamond" w:hAnsi="Garamond"/>
          <w:b/>
          <w:bCs/>
          <w:color w:val="000000"/>
          <w:kern w:val="0"/>
          <w:sz w:val="24"/>
          <w:szCs w:val="24"/>
          <w:rPrChange w:id="1003" w:author="Yang Liu" w:date="2020-08-09T20:41:00Z">
            <w:rPr>
              <w:ins w:id="1004" w:author="Yang Liu" w:date="2020-08-09T20:38:00Z"/>
              <w:rFonts w:ascii="Times New Roman" w:hAnsi="Times New Roman"/>
              <w:b/>
              <w:bCs/>
              <w:color w:val="000000"/>
              <w:kern w:val="0"/>
              <w:sz w:val="24"/>
              <w:szCs w:val="24"/>
            </w:rPr>
          </w:rPrChange>
        </w:rPr>
      </w:pPr>
      <w:ins w:id="1005" w:author="Yang Liu" w:date="2020-08-09T20:38:00Z">
        <w:r w:rsidRPr="00B54640">
          <w:rPr>
            <w:rFonts w:ascii="Garamond" w:hAnsi="Garamond"/>
            <w:b/>
            <w:bCs/>
            <w:color w:val="000000"/>
            <w:kern w:val="0"/>
            <w:sz w:val="24"/>
            <w:szCs w:val="24"/>
            <w:rPrChange w:id="1006" w:author="Yang Liu" w:date="2020-08-09T20:41:00Z">
              <w:rPr>
                <w:rFonts w:ascii="Times New Roman" w:hAnsi="Times New Roman"/>
                <w:b/>
                <w:bCs/>
                <w:color w:val="000000"/>
                <w:kern w:val="0"/>
                <w:sz w:val="24"/>
                <w:szCs w:val="24"/>
              </w:rPr>
            </w:rPrChange>
          </w:rPr>
          <w:br w:type="page"/>
        </w:r>
      </w:ins>
    </w:p>
    <w:p w14:paraId="2A6F03A0" w14:textId="0C468A24" w:rsidR="000934F5" w:rsidRPr="00B54640" w:rsidRDefault="000934F5" w:rsidP="00C77B63">
      <w:pPr>
        <w:spacing w:line="480" w:lineRule="auto"/>
        <w:jc w:val="left"/>
        <w:rPr>
          <w:rFonts w:ascii="Garamond" w:hAnsi="Garamond"/>
          <w:b/>
          <w:bCs/>
          <w:color w:val="000000"/>
          <w:kern w:val="0"/>
          <w:sz w:val="24"/>
          <w:szCs w:val="24"/>
          <w:rPrChange w:id="1007" w:author="Yang Liu" w:date="2020-08-09T20:41:00Z">
            <w:rPr>
              <w:rFonts w:ascii="Times New Roman" w:hAnsi="Times New Roman"/>
              <w:b/>
              <w:bCs/>
              <w:color w:val="000000"/>
              <w:kern w:val="0"/>
              <w:sz w:val="24"/>
              <w:szCs w:val="24"/>
            </w:rPr>
          </w:rPrChange>
        </w:rPr>
      </w:pPr>
      <w:r w:rsidRPr="00B54640">
        <w:rPr>
          <w:rFonts w:ascii="Garamond" w:hAnsi="Garamond"/>
          <w:b/>
          <w:bCs/>
          <w:color w:val="000000"/>
          <w:kern w:val="0"/>
          <w:sz w:val="24"/>
          <w:szCs w:val="24"/>
          <w:rPrChange w:id="1008" w:author="Yang Liu" w:date="2020-08-09T20:41:00Z">
            <w:rPr>
              <w:rFonts w:ascii="Times New Roman" w:hAnsi="Times New Roman"/>
              <w:b/>
              <w:bCs/>
              <w:color w:val="000000"/>
              <w:kern w:val="0"/>
              <w:sz w:val="24"/>
              <w:szCs w:val="24"/>
            </w:rPr>
          </w:rPrChange>
        </w:rPr>
        <w:lastRenderedPageBreak/>
        <w:t>Contributors</w:t>
      </w:r>
    </w:p>
    <w:p w14:paraId="7FEADD79" w14:textId="77777777" w:rsidR="000934F5" w:rsidRPr="00B54640" w:rsidRDefault="000934F5" w:rsidP="00DE61BC">
      <w:pPr>
        <w:spacing w:line="480" w:lineRule="auto"/>
        <w:jc w:val="left"/>
        <w:rPr>
          <w:rFonts w:ascii="Garamond" w:hAnsi="Garamond"/>
          <w:sz w:val="24"/>
          <w:szCs w:val="24"/>
          <w:rPrChange w:id="1009" w:author="Yang Liu" w:date="2020-08-09T20:41:00Z">
            <w:rPr>
              <w:rFonts w:ascii="Times New Roman" w:hAnsi="Times New Roman"/>
              <w:sz w:val="24"/>
              <w:szCs w:val="24"/>
            </w:rPr>
          </w:rPrChange>
        </w:rPr>
      </w:pPr>
      <w:r w:rsidRPr="00B54640">
        <w:rPr>
          <w:rFonts w:ascii="Garamond" w:hAnsi="Garamond"/>
          <w:sz w:val="24"/>
          <w:szCs w:val="24"/>
          <w:rPrChange w:id="1010" w:author="Yang Liu" w:date="2020-08-09T20:41:00Z">
            <w:rPr>
              <w:rFonts w:ascii="Times New Roman" w:hAnsi="Times New Roman"/>
              <w:sz w:val="24"/>
              <w:szCs w:val="24"/>
            </w:rPr>
          </w:rPrChange>
        </w:rPr>
        <w:t>Zhaorui Chang</w:t>
      </w:r>
      <w:ins w:id="1011" w:author="Yang Liu" w:date="2020-07-27T17:25:00Z">
        <w:r w:rsidR="00DB43D0" w:rsidRPr="00B54640">
          <w:rPr>
            <w:rFonts w:ascii="Garamond" w:hAnsi="Garamond"/>
            <w:sz w:val="24"/>
            <w:szCs w:val="24"/>
            <w:rPrChange w:id="1012" w:author="Yang Liu" w:date="2020-08-09T20:41:00Z">
              <w:rPr>
                <w:rFonts w:ascii="Times New Roman" w:hAnsi="Times New Roman"/>
                <w:sz w:val="24"/>
                <w:szCs w:val="24"/>
              </w:rPr>
            </w:rPrChange>
          </w:rPr>
          <w:t xml:space="preserve"> and</w:t>
        </w:r>
      </w:ins>
      <w:del w:id="1013" w:author="Yang Liu" w:date="2020-07-27T17:25:00Z">
        <w:r w:rsidRPr="00B54640" w:rsidDel="00DB43D0">
          <w:rPr>
            <w:rFonts w:ascii="Garamond" w:hAnsi="Garamond"/>
            <w:sz w:val="24"/>
            <w:szCs w:val="24"/>
            <w:rPrChange w:id="1014" w:author="Yang Liu" w:date="2020-08-09T20:41:00Z">
              <w:rPr>
                <w:rFonts w:ascii="Times New Roman" w:hAnsi="Times New Roman"/>
                <w:sz w:val="24"/>
                <w:szCs w:val="24"/>
              </w:rPr>
            </w:rPrChange>
          </w:rPr>
          <w:delText>,</w:delText>
        </w:r>
      </w:del>
      <w:r w:rsidRPr="00B54640">
        <w:rPr>
          <w:rFonts w:ascii="Garamond" w:hAnsi="Garamond"/>
          <w:sz w:val="24"/>
          <w:szCs w:val="24"/>
          <w:rPrChange w:id="1015" w:author="Yang Liu" w:date="2020-08-09T20:41:00Z">
            <w:rPr>
              <w:rFonts w:ascii="Times New Roman" w:hAnsi="Times New Roman"/>
              <w:sz w:val="24"/>
              <w:szCs w:val="24"/>
            </w:rPr>
          </w:rPrChange>
        </w:rPr>
        <w:t xml:space="preserve"> Zhongjie Li conceived, designed, and supervised the study. Zhong Zhang </w:t>
      </w:r>
      <w:ins w:id="1016" w:author="Yang Liu" w:date="2020-07-27T17:23:00Z">
        <w:r w:rsidR="00DE61BC" w:rsidRPr="00B54640">
          <w:rPr>
            <w:rFonts w:ascii="Garamond" w:hAnsi="Garamond"/>
            <w:sz w:val="24"/>
            <w:szCs w:val="24"/>
            <w:rPrChange w:id="1017" w:author="Yang Liu" w:date="2020-08-09T20:41:00Z">
              <w:rPr>
                <w:rFonts w:ascii="Times New Roman" w:hAnsi="Times New Roman"/>
                <w:sz w:val="24"/>
                <w:szCs w:val="24"/>
              </w:rPr>
            </w:rPrChange>
          </w:rPr>
          <w:t>and Yang Liu conducted the analysis, visualized and interpret</w:t>
        </w:r>
      </w:ins>
      <w:ins w:id="1018" w:author="Yang Liu" w:date="2020-07-27T17:24:00Z">
        <w:r w:rsidR="00DE61BC" w:rsidRPr="00B54640">
          <w:rPr>
            <w:rFonts w:ascii="Garamond" w:hAnsi="Garamond"/>
            <w:sz w:val="24"/>
            <w:szCs w:val="24"/>
            <w:rPrChange w:id="1019" w:author="Yang Liu" w:date="2020-08-09T20:41:00Z">
              <w:rPr>
                <w:rFonts w:ascii="Times New Roman" w:hAnsi="Times New Roman"/>
                <w:sz w:val="24"/>
                <w:szCs w:val="24"/>
              </w:rPr>
            </w:rPrChange>
          </w:rPr>
          <w:t>ed the results, and wrote the manuscripts.</w:t>
        </w:r>
      </w:ins>
      <w:del w:id="1020" w:author="Yang Liu" w:date="2020-07-27T17:24:00Z">
        <w:r w:rsidRPr="00B54640" w:rsidDel="00DE61BC">
          <w:rPr>
            <w:rFonts w:ascii="Garamond" w:hAnsi="Garamond"/>
            <w:sz w:val="24"/>
            <w:szCs w:val="24"/>
            <w:rPrChange w:id="1021" w:author="Yang Liu" w:date="2020-08-09T20:41:00Z">
              <w:rPr>
                <w:rFonts w:ascii="Times New Roman" w:hAnsi="Times New Roman"/>
                <w:sz w:val="24"/>
                <w:szCs w:val="24"/>
              </w:rPr>
            </w:rPrChange>
          </w:rPr>
          <w:delText>designed the study, finalized the analysis, wrote the initial drafts of the manuscript and interpreted the findings. Yang Liu revised the final manuscript.</w:delText>
        </w:r>
      </w:del>
      <w:r w:rsidRPr="00B54640">
        <w:rPr>
          <w:rFonts w:ascii="Garamond" w:hAnsi="Garamond"/>
          <w:sz w:val="24"/>
          <w:szCs w:val="24"/>
          <w:rPrChange w:id="1022" w:author="Yang Liu" w:date="2020-08-09T20:41:00Z">
            <w:rPr>
              <w:rFonts w:ascii="Times New Roman" w:hAnsi="Times New Roman"/>
              <w:sz w:val="24"/>
              <w:szCs w:val="24"/>
            </w:rPr>
          </w:rPrChange>
        </w:rPr>
        <w:t xml:space="preserve"> Fengfeng Liu, MinruiRen, Taoran Nie, Jinzhao Cui participated in collection and management of data. All authors </w:t>
      </w:r>
      <w:ins w:id="1023" w:author="Yang Liu" w:date="2020-07-27T17:25:00Z">
        <w:r w:rsidR="00DB43D0" w:rsidRPr="00B54640">
          <w:rPr>
            <w:rFonts w:ascii="Garamond" w:hAnsi="Garamond"/>
            <w:sz w:val="24"/>
            <w:szCs w:val="24"/>
            <w:rPrChange w:id="1024" w:author="Yang Liu" w:date="2020-08-09T20:41:00Z">
              <w:rPr>
                <w:rFonts w:ascii="Times New Roman" w:hAnsi="Times New Roman"/>
                <w:sz w:val="24"/>
                <w:szCs w:val="24"/>
              </w:rPr>
            </w:rPrChange>
          </w:rPr>
          <w:t>provided comments</w:t>
        </w:r>
      </w:ins>
      <w:del w:id="1025" w:author="Yang Liu" w:date="2020-07-27T17:24:00Z">
        <w:r w:rsidRPr="00B54640" w:rsidDel="00DB43D0">
          <w:rPr>
            <w:rFonts w:ascii="Garamond" w:hAnsi="Garamond"/>
            <w:sz w:val="24"/>
            <w:szCs w:val="24"/>
            <w:rPrChange w:id="1026" w:author="Yang Liu" w:date="2020-08-09T20:41:00Z">
              <w:rPr>
                <w:rFonts w:ascii="Times New Roman" w:hAnsi="Times New Roman"/>
                <w:sz w:val="24"/>
                <w:szCs w:val="24"/>
              </w:rPr>
            </w:rPrChange>
          </w:rPr>
          <w:delText>read</w:delText>
        </w:r>
      </w:del>
      <w:r w:rsidRPr="00B54640">
        <w:rPr>
          <w:rFonts w:ascii="Garamond" w:hAnsi="Garamond"/>
          <w:sz w:val="24"/>
          <w:szCs w:val="24"/>
          <w:rPrChange w:id="1027" w:author="Yang Liu" w:date="2020-08-09T20:41:00Z">
            <w:rPr>
              <w:rFonts w:ascii="Times New Roman" w:hAnsi="Times New Roman"/>
              <w:sz w:val="24"/>
              <w:szCs w:val="24"/>
            </w:rPr>
          </w:rPrChange>
        </w:rPr>
        <w:t xml:space="preserve"> and approved the submitted version of the manuscript.</w:t>
      </w:r>
    </w:p>
    <w:p w14:paraId="703F6EAE" w14:textId="77777777" w:rsidR="00326F87" w:rsidRPr="00B54640" w:rsidRDefault="00326F87" w:rsidP="00C77B63">
      <w:pPr>
        <w:spacing w:line="480" w:lineRule="auto"/>
        <w:jc w:val="left"/>
        <w:rPr>
          <w:rFonts w:ascii="Garamond" w:hAnsi="Garamond"/>
          <w:sz w:val="24"/>
          <w:szCs w:val="24"/>
          <w:rPrChange w:id="1028" w:author="Yang Liu" w:date="2020-08-09T20:41:00Z">
            <w:rPr>
              <w:rFonts w:ascii="Times New Roman" w:hAnsi="Times New Roman"/>
              <w:sz w:val="24"/>
              <w:szCs w:val="24"/>
            </w:rPr>
          </w:rPrChange>
        </w:rPr>
      </w:pPr>
    </w:p>
    <w:p w14:paraId="4C85EFA3" w14:textId="77777777" w:rsidR="000934F5" w:rsidRPr="00B54640" w:rsidRDefault="000934F5" w:rsidP="00C77B63">
      <w:pPr>
        <w:spacing w:line="480" w:lineRule="auto"/>
        <w:jc w:val="left"/>
        <w:rPr>
          <w:rFonts w:ascii="Garamond" w:hAnsi="Garamond"/>
          <w:b/>
          <w:bCs/>
          <w:color w:val="000000"/>
          <w:kern w:val="0"/>
          <w:sz w:val="24"/>
          <w:szCs w:val="24"/>
          <w:rPrChange w:id="1029" w:author="Yang Liu" w:date="2020-08-09T20:41:00Z">
            <w:rPr>
              <w:rFonts w:ascii="Times New Roman" w:hAnsi="Times New Roman"/>
              <w:b/>
              <w:bCs/>
              <w:color w:val="000000"/>
              <w:kern w:val="0"/>
              <w:sz w:val="24"/>
              <w:szCs w:val="24"/>
            </w:rPr>
          </w:rPrChange>
        </w:rPr>
      </w:pPr>
      <w:r w:rsidRPr="00B54640">
        <w:rPr>
          <w:rFonts w:ascii="Garamond" w:hAnsi="Garamond"/>
          <w:b/>
          <w:bCs/>
          <w:color w:val="000000"/>
          <w:kern w:val="0"/>
          <w:sz w:val="24"/>
          <w:szCs w:val="24"/>
          <w:rPrChange w:id="1030" w:author="Yang Liu" w:date="2020-08-09T20:41:00Z">
            <w:rPr>
              <w:rFonts w:ascii="Times New Roman" w:hAnsi="Times New Roman"/>
              <w:b/>
              <w:bCs/>
              <w:color w:val="000000"/>
              <w:kern w:val="0"/>
              <w:sz w:val="24"/>
              <w:szCs w:val="24"/>
            </w:rPr>
          </w:rPrChange>
        </w:rPr>
        <w:t>Conflicts of interest</w:t>
      </w:r>
    </w:p>
    <w:p w14:paraId="494725BE" w14:textId="77777777" w:rsidR="000934F5" w:rsidRPr="00B54640" w:rsidRDefault="000934F5" w:rsidP="00C77B63">
      <w:pPr>
        <w:spacing w:line="480" w:lineRule="auto"/>
        <w:jc w:val="left"/>
        <w:rPr>
          <w:rFonts w:ascii="Garamond" w:hAnsi="Garamond"/>
          <w:bCs/>
          <w:color w:val="000000"/>
          <w:kern w:val="0"/>
          <w:sz w:val="24"/>
          <w:szCs w:val="24"/>
          <w:rPrChange w:id="1031" w:author="Yang Liu" w:date="2020-08-09T20:41:00Z">
            <w:rPr>
              <w:rFonts w:ascii="Times New Roman" w:hAnsi="Times New Roman"/>
              <w:bCs/>
              <w:color w:val="000000"/>
              <w:kern w:val="0"/>
              <w:sz w:val="24"/>
              <w:szCs w:val="24"/>
            </w:rPr>
          </w:rPrChange>
        </w:rPr>
      </w:pPr>
      <w:r w:rsidRPr="00B54640">
        <w:rPr>
          <w:rFonts w:ascii="Garamond" w:hAnsi="Garamond"/>
          <w:bCs/>
          <w:color w:val="000000"/>
          <w:kern w:val="0"/>
          <w:sz w:val="24"/>
          <w:szCs w:val="24"/>
          <w:rPrChange w:id="1032" w:author="Yang Liu" w:date="2020-08-09T20:41:00Z">
            <w:rPr>
              <w:rFonts w:ascii="Times New Roman" w:hAnsi="Times New Roman"/>
              <w:bCs/>
              <w:color w:val="000000"/>
              <w:kern w:val="0"/>
              <w:sz w:val="24"/>
              <w:szCs w:val="24"/>
            </w:rPr>
          </w:rPrChange>
        </w:rPr>
        <w:t>All authors declare no conflicts of interest.</w:t>
      </w:r>
    </w:p>
    <w:p w14:paraId="497FC895" w14:textId="77777777" w:rsidR="000934F5" w:rsidRPr="00B54640" w:rsidRDefault="000934F5" w:rsidP="00C77B63">
      <w:pPr>
        <w:autoSpaceDE w:val="0"/>
        <w:autoSpaceDN w:val="0"/>
        <w:adjustRightInd w:val="0"/>
        <w:spacing w:line="480" w:lineRule="auto"/>
        <w:jc w:val="left"/>
        <w:rPr>
          <w:rFonts w:ascii="Garamond" w:hAnsi="Garamond"/>
          <w:b/>
          <w:bCs/>
          <w:color w:val="000000"/>
          <w:kern w:val="0"/>
          <w:sz w:val="24"/>
          <w:szCs w:val="24"/>
          <w:rPrChange w:id="1033" w:author="Yang Liu" w:date="2020-08-09T20:41:00Z">
            <w:rPr>
              <w:rFonts w:ascii="Times New Roman" w:hAnsi="Times New Roman"/>
              <w:b/>
              <w:bCs/>
              <w:color w:val="000000"/>
              <w:kern w:val="0"/>
              <w:sz w:val="24"/>
              <w:szCs w:val="24"/>
            </w:rPr>
          </w:rPrChange>
        </w:rPr>
      </w:pPr>
    </w:p>
    <w:p w14:paraId="463EDECF" w14:textId="77777777" w:rsidR="000934F5" w:rsidRPr="00B54640" w:rsidRDefault="000934F5" w:rsidP="00C77B63">
      <w:pPr>
        <w:autoSpaceDE w:val="0"/>
        <w:autoSpaceDN w:val="0"/>
        <w:adjustRightInd w:val="0"/>
        <w:spacing w:line="480" w:lineRule="auto"/>
        <w:jc w:val="left"/>
        <w:rPr>
          <w:rFonts w:ascii="Garamond" w:hAnsi="Garamond"/>
          <w:b/>
          <w:bCs/>
          <w:color w:val="000000"/>
          <w:kern w:val="0"/>
          <w:sz w:val="24"/>
          <w:szCs w:val="24"/>
          <w:rPrChange w:id="1034" w:author="Yang Liu" w:date="2020-08-09T20:41:00Z">
            <w:rPr>
              <w:rFonts w:ascii="Times New Roman" w:hAnsi="Times New Roman"/>
              <w:b/>
              <w:bCs/>
              <w:color w:val="000000"/>
              <w:kern w:val="0"/>
              <w:sz w:val="24"/>
              <w:szCs w:val="24"/>
            </w:rPr>
          </w:rPrChange>
        </w:rPr>
      </w:pPr>
      <w:r w:rsidRPr="00B54640">
        <w:rPr>
          <w:rFonts w:ascii="Garamond" w:hAnsi="Garamond"/>
          <w:b/>
          <w:bCs/>
          <w:color w:val="000000"/>
          <w:kern w:val="0"/>
          <w:sz w:val="24"/>
          <w:szCs w:val="24"/>
          <w:rPrChange w:id="1035" w:author="Yang Liu" w:date="2020-08-09T20:41:00Z">
            <w:rPr>
              <w:rFonts w:ascii="Times New Roman" w:hAnsi="Times New Roman"/>
              <w:b/>
              <w:bCs/>
              <w:color w:val="000000"/>
              <w:kern w:val="0"/>
              <w:sz w:val="24"/>
              <w:szCs w:val="24"/>
            </w:rPr>
          </w:rPrChange>
        </w:rPr>
        <w:t>Acknowledgments and funding</w:t>
      </w:r>
    </w:p>
    <w:p w14:paraId="74F68D81" w14:textId="77777777" w:rsidR="000934F5" w:rsidRPr="00B54640" w:rsidRDefault="000934F5" w:rsidP="00C77B63">
      <w:pPr>
        <w:autoSpaceDE w:val="0"/>
        <w:autoSpaceDN w:val="0"/>
        <w:adjustRightInd w:val="0"/>
        <w:spacing w:line="480" w:lineRule="auto"/>
        <w:jc w:val="left"/>
        <w:rPr>
          <w:rStyle w:val="Emphasis"/>
          <w:rFonts w:ascii="Garamond" w:hAnsi="Garamond"/>
          <w:i w:val="0"/>
          <w:color w:val="000000"/>
          <w:sz w:val="24"/>
          <w:szCs w:val="24"/>
          <w:rPrChange w:id="1036" w:author="Yang Liu" w:date="2020-08-09T20:41:00Z">
            <w:rPr>
              <w:rStyle w:val="Emphasis"/>
              <w:rFonts w:ascii="Times New Roman" w:hAnsi="Times New Roman"/>
              <w:i w:val="0"/>
              <w:color w:val="000000"/>
              <w:sz w:val="24"/>
              <w:szCs w:val="24"/>
            </w:rPr>
          </w:rPrChange>
        </w:rPr>
      </w:pPr>
      <w:r w:rsidRPr="00B54640">
        <w:rPr>
          <w:rStyle w:val="Emphasis"/>
          <w:rFonts w:ascii="Garamond" w:hAnsi="Garamond"/>
          <w:i w:val="0"/>
          <w:color w:val="000000"/>
          <w:sz w:val="24"/>
          <w:szCs w:val="24"/>
          <w:rPrChange w:id="1037" w:author="Yang Liu" w:date="2020-08-09T20:41:00Z">
            <w:rPr>
              <w:rStyle w:val="Emphasis"/>
              <w:rFonts w:ascii="Times New Roman" w:hAnsi="Times New Roman"/>
              <w:i w:val="0"/>
              <w:color w:val="000000"/>
              <w:sz w:val="24"/>
              <w:szCs w:val="24"/>
            </w:rPr>
          </w:rPrChange>
        </w:rPr>
        <w:t>We thank mentors of CFETP and HFMD outbreaks related staff of CDCs at all levels in China. This study was supported by National Science and Technology Major Project of China</w:t>
      </w:r>
      <w:r w:rsidRPr="00B54640">
        <w:rPr>
          <w:rStyle w:val="Emphasis"/>
          <w:rFonts w:ascii="Garamond" w:hAnsi="Garamond"/>
          <w:i w:val="0"/>
          <w:color w:val="000000"/>
          <w:sz w:val="24"/>
          <w:szCs w:val="24"/>
          <w:rPrChange w:id="1038" w:author="Yang Liu" w:date="2020-08-09T20:41:00Z">
            <w:rPr>
              <w:rStyle w:val="Emphasis"/>
              <w:rFonts w:ascii="Times New Roman" w:hAnsi="Times New Roman" w:hint="eastAsia"/>
              <w:i w:val="0"/>
              <w:color w:val="000000"/>
              <w:sz w:val="24"/>
              <w:szCs w:val="24"/>
            </w:rPr>
          </w:rPrChange>
        </w:rPr>
        <w:t xml:space="preserve"> </w:t>
      </w:r>
      <w:r w:rsidRPr="00B54640">
        <w:rPr>
          <w:rStyle w:val="Emphasis"/>
          <w:rFonts w:ascii="Garamond" w:hAnsi="Garamond"/>
          <w:i w:val="0"/>
          <w:color w:val="000000"/>
          <w:sz w:val="24"/>
          <w:szCs w:val="24"/>
          <w:rPrChange w:id="1039" w:author="Yang Liu" w:date="2020-08-09T20:41:00Z">
            <w:rPr>
              <w:rStyle w:val="Emphasis"/>
              <w:rFonts w:ascii="Times New Roman" w:hAnsi="Times New Roman"/>
              <w:i w:val="0"/>
              <w:color w:val="000000"/>
              <w:sz w:val="24"/>
              <w:szCs w:val="24"/>
            </w:rPr>
          </w:rPrChange>
        </w:rPr>
        <w:t>(2016ZX09101120-004)</w:t>
      </w:r>
      <w:r w:rsidRPr="00B54640">
        <w:rPr>
          <w:rStyle w:val="Emphasis"/>
          <w:rFonts w:ascii="Garamond" w:hAnsi="Garamond"/>
          <w:i w:val="0"/>
          <w:color w:val="000000"/>
          <w:sz w:val="24"/>
          <w:szCs w:val="24"/>
          <w:rPrChange w:id="1040" w:author="Yang Liu" w:date="2020-08-09T20:41:00Z">
            <w:rPr>
              <w:rStyle w:val="Emphasis"/>
              <w:rFonts w:ascii="Times New Roman" w:hAnsi="Times New Roman" w:hint="eastAsia"/>
              <w:i w:val="0"/>
              <w:color w:val="000000"/>
              <w:sz w:val="24"/>
              <w:szCs w:val="24"/>
            </w:rPr>
          </w:rPrChange>
        </w:rPr>
        <w:t xml:space="preserve"> </w:t>
      </w:r>
      <w:r w:rsidRPr="00B54640">
        <w:rPr>
          <w:rStyle w:val="Emphasis"/>
          <w:rFonts w:ascii="Garamond" w:hAnsi="Garamond"/>
          <w:i w:val="0"/>
          <w:color w:val="000000"/>
          <w:sz w:val="24"/>
          <w:szCs w:val="24"/>
          <w:rPrChange w:id="1041" w:author="Yang Liu" w:date="2020-08-09T20:41:00Z">
            <w:rPr>
              <w:rStyle w:val="Emphasis"/>
              <w:rFonts w:ascii="Times New Roman" w:hAnsi="Times New Roman"/>
              <w:i w:val="0"/>
              <w:color w:val="000000"/>
              <w:sz w:val="24"/>
              <w:szCs w:val="24"/>
            </w:rPr>
          </w:rPrChange>
        </w:rPr>
        <w:t xml:space="preserve">and Beijing Municipal Natural Science Foundation (L192014), </w:t>
      </w:r>
      <w:r w:rsidR="00802048" w:rsidRPr="00B54640">
        <w:rPr>
          <w:rStyle w:val="Emphasis"/>
          <w:rFonts w:ascii="Garamond" w:hAnsi="Garamond"/>
          <w:i w:val="0"/>
          <w:color w:val="000000"/>
          <w:sz w:val="24"/>
          <w:szCs w:val="24"/>
          <w:rPrChange w:id="1042" w:author="Yang Liu" w:date="2020-08-09T20:41:00Z">
            <w:rPr>
              <w:rStyle w:val="Emphasis"/>
              <w:rFonts w:ascii="Times New Roman" w:hAnsi="Times New Roman"/>
              <w:i w:val="0"/>
              <w:color w:val="000000"/>
              <w:sz w:val="24"/>
              <w:szCs w:val="24"/>
            </w:rPr>
          </w:rPrChange>
        </w:rPr>
        <w:t>the</w:t>
      </w:r>
      <w:r w:rsidRPr="00B54640">
        <w:rPr>
          <w:rStyle w:val="Emphasis"/>
          <w:rFonts w:ascii="Garamond" w:hAnsi="Garamond"/>
          <w:i w:val="0"/>
          <w:color w:val="000000"/>
          <w:sz w:val="24"/>
          <w:szCs w:val="24"/>
          <w:rPrChange w:id="1043" w:author="Yang Liu" w:date="2020-08-09T20:41:00Z">
            <w:rPr>
              <w:rStyle w:val="Emphasis"/>
              <w:rFonts w:ascii="Times New Roman" w:hAnsi="Times New Roman"/>
              <w:i w:val="0"/>
              <w:color w:val="000000"/>
              <w:sz w:val="24"/>
              <w:szCs w:val="24"/>
            </w:rPr>
          </w:rPrChange>
        </w:rPr>
        <w:t xml:space="preserve"> funding bodies had no role in study design, data collection and analysis, preparation of the manuscript, or the decision to publish. YL acknowledges the partial support by the National Institute for Health Research (NIHR) (GHRU-EPIC, 16/137/109) using UK aid from the UK Government to support global health research. The views expressed in this publication are those of the author(s) and not necessarily those of the NIHR or the UK Department of Health and Social Care. YL also acknowledges the funding support by the partial funding support by the Bill &amp; Melinda Gates Foundation (INV-003174). </w:t>
      </w:r>
    </w:p>
    <w:p w14:paraId="319F73B1" w14:textId="77777777" w:rsidR="000934F5" w:rsidRPr="00B54640" w:rsidRDefault="000934F5" w:rsidP="00C77B63">
      <w:pPr>
        <w:widowControl/>
        <w:spacing w:line="480" w:lineRule="auto"/>
        <w:jc w:val="left"/>
        <w:rPr>
          <w:rFonts w:ascii="Garamond" w:hAnsi="Garamond"/>
          <w:b/>
          <w:sz w:val="24"/>
          <w:szCs w:val="24"/>
          <w:rPrChange w:id="1044" w:author="Yang Liu" w:date="2020-08-09T20:41:00Z">
            <w:rPr>
              <w:rFonts w:ascii="Times New Roman" w:hAnsi="Times New Roman"/>
              <w:b/>
              <w:sz w:val="24"/>
              <w:szCs w:val="24"/>
            </w:rPr>
          </w:rPrChange>
        </w:rPr>
      </w:pPr>
    </w:p>
    <w:p w14:paraId="4D262172" w14:textId="77777777" w:rsidR="000934F5" w:rsidRPr="00B54640" w:rsidRDefault="000934F5" w:rsidP="00C77B63">
      <w:pPr>
        <w:spacing w:line="480" w:lineRule="auto"/>
        <w:rPr>
          <w:rFonts w:ascii="Garamond" w:hAnsi="Garamond"/>
          <w:b/>
          <w:sz w:val="24"/>
          <w:szCs w:val="24"/>
          <w:rPrChange w:id="1045" w:author="Yang Liu" w:date="2020-08-09T20:41:00Z">
            <w:rPr>
              <w:rFonts w:ascii="Times New Roman" w:hAnsi="Times New Roman"/>
              <w:b/>
              <w:sz w:val="24"/>
              <w:szCs w:val="24"/>
            </w:rPr>
          </w:rPrChange>
        </w:rPr>
      </w:pPr>
      <w:r w:rsidRPr="00B54640">
        <w:rPr>
          <w:rFonts w:ascii="Garamond" w:hAnsi="Garamond"/>
          <w:b/>
          <w:sz w:val="24"/>
          <w:szCs w:val="24"/>
          <w:rPrChange w:id="1046" w:author="Yang Liu" w:date="2020-08-09T20:41:00Z">
            <w:rPr>
              <w:rFonts w:ascii="Times New Roman" w:hAnsi="Times New Roman"/>
              <w:b/>
              <w:sz w:val="24"/>
              <w:szCs w:val="24"/>
            </w:rPr>
          </w:rPrChange>
        </w:rPr>
        <w:t>References</w:t>
      </w:r>
    </w:p>
    <w:p w14:paraId="4ADDEB94" w14:textId="77777777" w:rsidR="000934F5" w:rsidRPr="00B54640" w:rsidRDefault="000934F5" w:rsidP="00C77B63">
      <w:pPr>
        <w:spacing w:line="480" w:lineRule="auto"/>
        <w:rPr>
          <w:rFonts w:ascii="Garamond" w:hAnsi="Garamond"/>
          <w:noProof/>
          <w:sz w:val="24"/>
          <w:szCs w:val="24"/>
          <w:rPrChange w:id="1047" w:author="Yang Liu" w:date="2020-08-09T20:41:00Z">
            <w:rPr>
              <w:rFonts w:ascii="Times New Roman" w:hAnsi="Times New Roman"/>
              <w:noProof/>
              <w:sz w:val="24"/>
              <w:szCs w:val="24"/>
            </w:rPr>
          </w:rPrChange>
        </w:rPr>
      </w:pPr>
      <w:bookmarkStart w:id="1048" w:name="_ENREF_1"/>
      <w:r w:rsidRPr="00B54640">
        <w:rPr>
          <w:rFonts w:ascii="Garamond" w:hAnsi="Garamond"/>
          <w:noProof/>
          <w:sz w:val="24"/>
          <w:szCs w:val="24"/>
          <w:rPrChange w:id="1049" w:author="Yang Liu" w:date="2020-08-09T20:41:00Z">
            <w:rPr>
              <w:rFonts w:ascii="Times New Roman" w:hAnsi="Times New Roman"/>
              <w:noProof/>
              <w:sz w:val="24"/>
              <w:szCs w:val="24"/>
            </w:rPr>
          </w:rPrChange>
        </w:rPr>
        <w:t>[1]Esposito S, Principi N. Hand, foot and mouth disease: current knowledge on clinical manifestations, epidemiology, aetiology and prevention[J]. European journal of clinical microbiology &amp; infectious diseases : official publication of the European Society of Clinical Microbiology, 2018, 37(3): 391-398.</w:t>
      </w:r>
      <w:bookmarkEnd w:id="1048"/>
    </w:p>
    <w:p w14:paraId="3EA36C73" w14:textId="77777777" w:rsidR="000934F5" w:rsidRPr="00B54640" w:rsidRDefault="000934F5" w:rsidP="00C77B63">
      <w:pPr>
        <w:spacing w:line="480" w:lineRule="auto"/>
        <w:rPr>
          <w:rFonts w:ascii="Garamond" w:hAnsi="Garamond"/>
          <w:noProof/>
          <w:sz w:val="24"/>
          <w:szCs w:val="24"/>
          <w:rPrChange w:id="1050" w:author="Yang Liu" w:date="2020-08-09T20:41:00Z">
            <w:rPr>
              <w:rFonts w:ascii="Times New Roman" w:hAnsi="Times New Roman"/>
              <w:noProof/>
              <w:sz w:val="24"/>
              <w:szCs w:val="24"/>
            </w:rPr>
          </w:rPrChange>
        </w:rPr>
      </w:pPr>
      <w:bookmarkStart w:id="1051" w:name="_ENREF_2"/>
      <w:r w:rsidRPr="00B54640">
        <w:rPr>
          <w:rFonts w:ascii="Garamond" w:hAnsi="Garamond"/>
          <w:noProof/>
          <w:sz w:val="24"/>
          <w:szCs w:val="24"/>
          <w:lang w:val="fr-FR"/>
          <w:rPrChange w:id="1052" w:author="Yang Liu" w:date="2020-08-09T20:41:00Z">
            <w:rPr>
              <w:rFonts w:ascii="Times New Roman" w:hAnsi="Times New Roman"/>
              <w:noProof/>
              <w:sz w:val="24"/>
              <w:szCs w:val="24"/>
            </w:rPr>
          </w:rPrChange>
        </w:rPr>
        <w:t xml:space="preserve">[2]Koh W M, Bogich T, Siegel K, et al. </w:t>
      </w:r>
      <w:r w:rsidRPr="00B54640">
        <w:rPr>
          <w:rFonts w:ascii="Garamond" w:hAnsi="Garamond"/>
          <w:noProof/>
          <w:sz w:val="24"/>
          <w:szCs w:val="24"/>
          <w:rPrChange w:id="1053" w:author="Yang Liu" w:date="2020-08-09T20:41:00Z">
            <w:rPr>
              <w:rFonts w:ascii="Times New Roman" w:hAnsi="Times New Roman"/>
              <w:noProof/>
              <w:sz w:val="24"/>
              <w:szCs w:val="24"/>
            </w:rPr>
          </w:rPrChange>
        </w:rPr>
        <w:t>The Epidemiology of Hand, Foot and Mouth Disease in Asia: A Systematic Review and Analysis[J]. The Pediatric infectious disease journal, 2016, 35(10): e285-e300.</w:t>
      </w:r>
      <w:bookmarkEnd w:id="1051"/>
    </w:p>
    <w:p w14:paraId="1E844FE5" w14:textId="77777777" w:rsidR="000934F5" w:rsidRPr="00B54640" w:rsidRDefault="000934F5" w:rsidP="00C77B63">
      <w:pPr>
        <w:spacing w:line="480" w:lineRule="auto"/>
        <w:rPr>
          <w:rFonts w:ascii="Garamond" w:hAnsi="Garamond"/>
          <w:noProof/>
          <w:sz w:val="24"/>
          <w:szCs w:val="24"/>
          <w:lang w:val="fr-FR"/>
          <w:rPrChange w:id="1054" w:author="Yang Liu" w:date="2020-08-09T20:41:00Z">
            <w:rPr>
              <w:rFonts w:ascii="Times New Roman" w:hAnsi="Times New Roman"/>
              <w:noProof/>
              <w:sz w:val="24"/>
              <w:szCs w:val="24"/>
            </w:rPr>
          </w:rPrChange>
        </w:rPr>
      </w:pPr>
      <w:bookmarkStart w:id="1055" w:name="_ENREF_3"/>
      <w:r w:rsidRPr="00B54640">
        <w:rPr>
          <w:rFonts w:ascii="Garamond" w:hAnsi="Garamond"/>
          <w:noProof/>
          <w:sz w:val="24"/>
          <w:szCs w:val="24"/>
          <w:rPrChange w:id="1056" w:author="Yang Liu" w:date="2020-08-09T20:41:00Z">
            <w:rPr>
              <w:rFonts w:ascii="Times New Roman" w:hAnsi="Times New Roman"/>
              <w:noProof/>
              <w:sz w:val="24"/>
              <w:szCs w:val="24"/>
            </w:rPr>
          </w:rPrChange>
        </w:rPr>
        <w:t xml:space="preserve">[3]Yang B, Liu F, Liao Q, et al. Epidemiology of hand, foot and mouth disease in China, 2008 to 2015 prior to the introduction of EV-A71 vaccine[J]. </w:t>
      </w:r>
      <w:r w:rsidRPr="00B54640">
        <w:rPr>
          <w:rFonts w:ascii="Garamond" w:hAnsi="Garamond"/>
          <w:noProof/>
          <w:sz w:val="24"/>
          <w:szCs w:val="24"/>
          <w:lang w:val="fr-FR"/>
          <w:rPrChange w:id="1057" w:author="Yang Liu" w:date="2020-08-09T20:41:00Z">
            <w:rPr>
              <w:rFonts w:ascii="Times New Roman" w:hAnsi="Times New Roman"/>
              <w:noProof/>
              <w:sz w:val="24"/>
              <w:szCs w:val="24"/>
            </w:rPr>
          </w:rPrChange>
        </w:rPr>
        <w:t>Euro surveillance : bulletin Europeen sur les maladies transmissibles = European communicable disease bulletin, 2017, 22(50).</w:t>
      </w:r>
      <w:bookmarkEnd w:id="1055"/>
    </w:p>
    <w:p w14:paraId="54F9CF0B" w14:textId="77777777" w:rsidR="000934F5" w:rsidRPr="00B54640" w:rsidRDefault="000934F5" w:rsidP="00C77B63">
      <w:pPr>
        <w:spacing w:line="480" w:lineRule="auto"/>
        <w:rPr>
          <w:rFonts w:ascii="Garamond" w:hAnsi="Garamond"/>
          <w:noProof/>
          <w:sz w:val="24"/>
          <w:szCs w:val="24"/>
          <w:rPrChange w:id="1058" w:author="Yang Liu" w:date="2020-08-09T20:41:00Z">
            <w:rPr>
              <w:rFonts w:ascii="Times New Roman" w:hAnsi="Times New Roman"/>
              <w:noProof/>
              <w:sz w:val="24"/>
              <w:szCs w:val="24"/>
            </w:rPr>
          </w:rPrChange>
        </w:rPr>
      </w:pPr>
      <w:bookmarkStart w:id="1059" w:name="_ENREF_4"/>
      <w:r w:rsidRPr="00B54640">
        <w:rPr>
          <w:rFonts w:ascii="Garamond" w:hAnsi="Garamond"/>
          <w:noProof/>
          <w:sz w:val="24"/>
          <w:szCs w:val="24"/>
          <w:rPrChange w:id="1060" w:author="Yang Liu" w:date="2020-08-09T20:41:00Z">
            <w:rPr>
              <w:rFonts w:ascii="Times New Roman" w:hAnsi="Times New Roman"/>
              <w:noProof/>
              <w:sz w:val="24"/>
              <w:szCs w:val="24"/>
            </w:rPr>
          </w:rPrChange>
        </w:rPr>
        <w:t>[4]Zhao Q, Zhu J. [Prevalence and Analyses of the Changing Etiology of Hand, Foot and Mouth Disease in China][J]. Bing du xue bao = Chinese journal of virology, 2015, 31(5): 554-559.</w:t>
      </w:r>
      <w:bookmarkEnd w:id="1059"/>
    </w:p>
    <w:p w14:paraId="0E88C472" w14:textId="77777777" w:rsidR="000934F5" w:rsidRPr="00B54640" w:rsidRDefault="000934F5" w:rsidP="00C77B63">
      <w:pPr>
        <w:spacing w:line="480" w:lineRule="auto"/>
        <w:rPr>
          <w:rFonts w:ascii="Garamond" w:hAnsi="Garamond"/>
          <w:noProof/>
          <w:sz w:val="24"/>
          <w:szCs w:val="24"/>
          <w:rPrChange w:id="1061" w:author="Yang Liu" w:date="2020-08-09T20:41:00Z">
            <w:rPr>
              <w:rFonts w:ascii="Times New Roman" w:hAnsi="Times New Roman"/>
              <w:noProof/>
              <w:sz w:val="24"/>
              <w:szCs w:val="24"/>
            </w:rPr>
          </w:rPrChange>
        </w:rPr>
      </w:pPr>
      <w:bookmarkStart w:id="1062" w:name="_ENREF_5"/>
      <w:r w:rsidRPr="00B54640">
        <w:rPr>
          <w:rFonts w:ascii="Garamond" w:hAnsi="Garamond"/>
          <w:noProof/>
          <w:sz w:val="24"/>
          <w:szCs w:val="24"/>
          <w:rPrChange w:id="1063" w:author="Yang Liu" w:date="2020-08-09T20:41:00Z">
            <w:rPr>
              <w:rFonts w:ascii="Times New Roman" w:hAnsi="Times New Roman"/>
              <w:noProof/>
              <w:sz w:val="24"/>
              <w:szCs w:val="24"/>
            </w:rPr>
          </w:rPrChange>
        </w:rPr>
        <w:t>[5]Lee K Y. Enterovirus 71 infection and neurological complications[J]. Korean journal of pediatrics, 2016, 59(10): 395-401.</w:t>
      </w:r>
      <w:bookmarkEnd w:id="1062"/>
    </w:p>
    <w:p w14:paraId="2FE50F06" w14:textId="77777777" w:rsidR="000934F5" w:rsidRPr="00B54640" w:rsidRDefault="000934F5" w:rsidP="00C77B63">
      <w:pPr>
        <w:spacing w:line="480" w:lineRule="auto"/>
        <w:rPr>
          <w:rFonts w:ascii="Garamond" w:hAnsi="Garamond"/>
          <w:noProof/>
          <w:sz w:val="24"/>
          <w:szCs w:val="24"/>
          <w:lang w:val="fr-FR"/>
          <w:rPrChange w:id="1064" w:author="Yang Liu" w:date="2020-08-09T20:41:00Z">
            <w:rPr>
              <w:rFonts w:ascii="Times New Roman" w:hAnsi="Times New Roman"/>
              <w:noProof/>
              <w:sz w:val="24"/>
              <w:szCs w:val="24"/>
            </w:rPr>
          </w:rPrChange>
        </w:rPr>
      </w:pPr>
      <w:bookmarkStart w:id="1065" w:name="_ENREF_6"/>
      <w:r w:rsidRPr="00B54640">
        <w:rPr>
          <w:rFonts w:ascii="Garamond" w:hAnsi="Garamond"/>
          <w:noProof/>
          <w:sz w:val="24"/>
          <w:szCs w:val="24"/>
          <w:lang w:val="fr-FR"/>
          <w:rPrChange w:id="1066" w:author="Yang Liu" w:date="2020-08-09T20:41:00Z">
            <w:rPr>
              <w:rFonts w:ascii="Times New Roman" w:hAnsi="Times New Roman"/>
              <w:noProof/>
              <w:sz w:val="24"/>
              <w:szCs w:val="24"/>
            </w:rPr>
          </w:rPrChange>
        </w:rPr>
        <w:t xml:space="preserve">[6]Guerra F M, Bolotin S, Lim G, et al. </w:t>
      </w:r>
      <w:r w:rsidRPr="00B54640">
        <w:rPr>
          <w:rFonts w:ascii="Garamond" w:hAnsi="Garamond"/>
          <w:noProof/>
          <w:sz w:val="24"/>
          <w:szCs w:val="24"/>
          <w:rPrChange w:id="1067" w:author="Yang Liu" w:date="2020-08-09T20:41:00Z">
            <w:rPr>
              <w:rFonts w:ascii="Times New Roman" w:hAnsi="Times New Roman"/>
              <w:noProof/>
              <w:sz w:val="24"/>
              <w:szCs w:val="24"/>
            </w:rPr>
          </w:rPrChange>
        </w:rPr>
        <w:t xml:space="preserve">The basic reproduction number (R) of measles: a systematic review[J]. </w:t>
      </w:r>
      <w:r w:rsidRPr="00B54640">
        <w:rPr>
          <w:rFonts w:ascii="Garamond" w:hAnsi="Garamond"/>
          <w:noProof/>
          <w:sz w:val="24"/>
          <w:szCs w:val="24"/>
          <w:lang w:val="fr-FR"/>
          <w:rPrChange w:id="1068" w:author="Yang Liu" w:date="2020-08-09T20:41:00Z">
            <w:rPr>
              <w:rFonts w:ascii="Times New Roman" w:hAnsi="Times New Roman"/>
              <w:noProof/>
              <w:sz w:val="24"/>
              <w:szCs w:val="24"/>
            </w:rPr>
          </w:rPrChange>
        </w:rPr>
        <w:t>The Lancet. Infectious diseases, 2017, 17(12): e420-e428.</w:t>
      </w:r>
      <w:bookmarkEnd w:id="1065"/>
    </w:p>
    <w:p w14:paraId="017E2935" w14:textId="77777777" w:rsidR="000934F5" w:rsidRPr="00B54640" w:rsidRDefault="000934F5" w:rsidP="00C77B63">
      <w:pPr>
        <w:spacing w:line="480" w:lineRule="auto"/>
        <w:rPr>
          <w:rFonts w:ascii="Garamond" w:hAnsi="Garamond"/>
          <w:noProof/>
          <w:sz w:val="24"/>
          <w:szCs w:val="24"/>
          <w:rPrChange w:id="1069" w:author="Yang Liu" w:date="2020-08-09T20:41:00Z">
            <w:rPr>
              <w:rFonts w:ascii="Times New Roman" w:hAnsi="Times New Roman"/>
              <w:noProof/>
              <w:sz w:val="24"/>
              <w:szCs w:val="24"/>
            </w:rPr>
          </w:rPrChange>
        </w:rPr>
      </w:pPr>
      <w:bookmarkStart w:id="1070" w:name="_ENREF_7"/>
      <w:r w:rsidRPr="00B54640">
        <w:rPr>
          <w:rFonts w:ascii="Garamond" w:hAnsi="Garamond"/>
          <w:noProof/>
          <w:sz w:val="24"/>
          <w:szCs w:val="24"/>
          <w:lang w:val="fr-FR"/>
          <w:rPrChange w:id="1071" w:author="Yang Liu" w:date="2020-08-09T20:41:00Z">
            <w:rPr>
              <w:rFonts w:ascii="Times New Roman" w:hAnsi="Times New Roman"/>
              <w:noProof/>
              <w:sz w:val="24"/>
              <w:szCs w:val="24"/>
            </w:rPr>
          </w:rPrChange>
        </w:rPr>
        <w:t xml:space="preserve">[7]Wang Y, Feng Z, Yang Y, et al. </w:t>
      </w:r>
      <w:r w:rsidRPr="00B54640">
        <w:rPr>
          <w:rFonts w:ascii="Garamond" w:hAnsi="Garamond"/>
          <w:noProof/>
          <w:sz w:val="24"/>
          <w:szCs w:val="24"/>
          <w:rPrChange w:id="1072" w:author="Yang Liu" w:date="2020-08-09T20:41:00Z">
            <w:rPr>
              <w:rFonts w:ascii="Times New Roman" w:hAnsi="Times New Roman"/>
              <w:noProof/>
              <w:sz w:val="24"/>
              <w:szCs w:val="24"/>
            </w:rPr>
          </w:rPrChange>
        </w:rPr>
        <w:t>Hand, foot, and mouth disease in China: patterns of spread and transmissibility[J]. Epidemiology (Cambridge, Mass.), 2011, 22(6): 781-792.</w:t>
      </w:r>
      <w:bookmarkEnd w:id="1070"/>
    </w:p>
    <w:p w14:paraId="5FFF896E" w14:textId="77777777" w:rsidR="000934F5" w:rsidRPr="00B54640" w:rsidRDefault="000934F5" w:rsidP="00C77B63">
      <w:pPr>
        <w:spacing w:line="480" w:lineRule="auto"/>
        <w:rPr>
          <w:rFonts w:ascii="Garamond" w:hAnsi="Garamond"/>
          <w:noProof/>
          <w:sz w:val="24"/>
          <w:szCs w:val="24"/>
          <w:lang w:val="fr-FR"/>
          <w:rPrChange w:id="1073" w:author="Yang Liu" w:date="2020-08-09T20:41:00Z">
            <w:rPr>
              <w:rFonts w:ascii="Times New Roman" w:hAnsi="Times New Roman"/>
              <w:noProof/>
              <w:sz w:val="24"/>
              <w:szCs w:val="24"/>
            </w:rPr>
          </w:rPrChange>
        </w:rPr>
      </w:pPr>
      <w:bookmarkStart w:id="1074" w:name="_ENREF_8"/>
      <w:r w:rsidRPr="00B54640">
        <w:rPr>
          <w:rFonts w:ascii="Garamond" w:hAnsi="Garamond"/>
          <w:noProof/>
          <w:sz w:val="24"/>
          <w:szCs w:val="24"/>
          <w:rPrChange w:id="1075" w:author="Yang Liu" w:date="2020-08-09T20:41:00Z">
            <w:rPr>
              <w:rFonts w:ascii="Times New Roman" w:hAnsi="Times New Roman"/>
              <w:noProof/>
              <w:sz w:val="24"/>
              <w:szCs w:val="24"/>
            </w:rPr>
          </w:rPrChange>
        </w:rPr>
        <w:lastRenderedPageBreak/>
        <w:t xml:space="preserve">[8]Takahashi S, Liao Q, Van Boeckel T P, et al. Hand, Foot, and Mouth Disease in China: Modeling Epidemic Dynamics of Enterovirus Serotypes and Implications for Vaccination[J]. </w:t>
      </w:r>
      <w:r w:rsidRPr="00B54640">
        <w:rPr>
          <w:rFonts w:ascii="Garamond" w:hAnsi="Garamond"/>
          <w:noProof/>
          <w:sz w:val="24"/>
          <w:szCs w:val="24"/>
          <w:lang w:val="fr-FR"/>
          <w:rPrChange w:id="1076" w:author="Yang Liu" w:date="2020-08-09T20:41:00Z">
            <w:rPr>
              <w:rFonts w:ascii="Times New Roman" w:hAnsi="Times New Roman"/>
              <w:noProof/>
              <w:sz w:val="24"/>
              <w:szCs w:val="24"/>
            </w:rPr>
          </w:rPrChange>
        </w:rPr>
        <w:t>PLoS medicine, 2016, 13(2): e1001958.</w:t>
      </w:r>
      <w:bookmarkEnd w:id="1074"/>
    </w:p>
    <w:p w14:paraId="69481D1F" w14:textId="77777777" w:rsidR="000934F5" w:rsidRPr="00B54640" w:rsidRDefault="000934F5" w:rsidP="00C77B63">
      <w:pPr>
        <w:spacing w:line="480" w:lineRule="auto"/>
        <w:rPr>
          <w:rFonts w:ascii="Garamond" w:hAnsi="Garamond"/>
          <w:noProof/>
          <w:sz w:val="24"/>
          <w:szCs w:val="24"/>
          <w:lang w:val="fr-FR"/>
          <w:rPrChange w:id="1077" w:author="Yang Liu" w:date="2020-08-09T20:41:00Z">
            <w:rPr>
              <w:rFonts w:ascii="Times New Roman" w:hAnsi="Times New Roman"/>
              <w:noProof/>
              <w:sz w:val="24"/>
              <w:szCs w:val="24"/>
            </w:rPr>
          </w:rPrChange>
        </w:rPr>
      </w:pPr>
      <w:bookmarkStart w:id="1078" w:name="_ENREF_9"/>
      <w:r w:rsidRPr="00B54640">
        <w:rPr>
          <w:rFonts w:ascii="Garamond" w:hAnsi="Garamond"/>
          <w:noProof/>
          <w:sz w:val="24"/>
          <w:szCs w:val="24"/>
          <w:lang w:val="fr-FR"/>
          <w:rPrChange w:id="1079" w:author="Yang Liu" w:date="2020-08-09T20:41:00Z">
            <w:rPr>
              <w:rFonts w:ascii="Times New Roman" w:hAnsi="Times New Roman"/>
              <w:noProof/>
              <w:sz w:val="24"/>
              <w:szCs w:val="24"/>
            </w:rPr>
          </w:rPrChange>
        </w:rPr>
        <w:t xml:space="preserve">[9]Li D, Wu Y, Xing X, et al. </w:t>
      </w:r>
      <w:r w:rsidRPr="00B54640">
        <w:rPr>
          <w:rFonts w:ascii="Garamond" w:hAnsi="Garamond"/>
          <w:noProof/>
          <w:sz w:val="24"/>
          <w:szCs w:val="24"/>
          <w:rPrChange w:id="1080" w:author="Yang Liu" w:date="2020-08-09T20:41:00Z">
            <w:rPr>
              <w:rFonts w:ascii="Times New Roman" w:hAnsi="Times New Roman"/>
              <w:noProof/>
              <w:sz w:val="24"/>
              <w:szCs w:val="24"/>
            </w:rPr>
          </w:rPrChange>
        </w:rPr>
        <w:t xml:space="preserve">Onychomadesis and potential association with HFMD outbreak in a kindergarten in Hubei province, China, 2017[J]. </w:t>
      </w:r>
      <w:r w:rsidRPr="00B54640">
        <w:rPr>
          <w:rFonts w:ascii="Garamond" w:hAnsi="Garamond"/>
          <w:noProof/>
          <w:sz w:val="24"/>
          <w:szCs w:val="24"/>
          <w:lang w:val="fr-FR"/>
          <w:rPrChange w:id="1081" w:author="Yang Liu" w:date="2020-08-09T20:41:00Z">
            <w:rPr>
              <w:rFonts w:ascii="Times New Roman" w:hAnsi="Times New Roman"/>
              <w:noProof/>
              <w:sz w:val="24"/>
              <w:szCs w:val="24"/>
            </w:rPr>
          </w:rPrChange>
        </w:rPr>
        <w:t>BMC infectious diseases, 2019, 19(1): 995.</w:t>
      </w:r>
      <w:bookmarkEnd w:id="1078"/>
    </w:p>
    <w:p w14:paraId="0E92239A" w14:textId="77777777" w:rsidR="000934F5" w:rsidRPr="00B54640" w:rsidRDefault="000934F5" w:rsidP="00C77B63">
      <w:pPr>
        <w:spacing w:line="480" w:lineRule="auto"/>
        <w:rPr>
          <w:rFonts w:ascii="Garamond" w:hAnsi="Garamond"/>
          <w:noProof/>
          <w:sz w:val="24"/>
          <w:szCs w:val="24"/>
          <w:rPrChange w:id="1082" w:author="Yang Liu" w:date="2020-08-09T20:41:00Z">
            <w:rPr>
              <w:rFonts w:ascii="Times New Roman" w:hAnsi="Times New Roman"/>
              <w:noProof/>
              <w:sz w:val="24"/>
              <w:szCs w:val="24"/>
            </w:rPr>
          </w:rPrChange>
        </w:rPr>
      </w:pPr>
      <w:bookmarkStart w:id="1083" w:name="_ENREF_10"/>
      <w:r w:rsidRPr="00B54640">
        <w:rPr>
          <w:rFonts w:ascii="Garamond" w:hAnsi="Garamond"/>
          <w:noProof/>
          <w:sz w:val="24"/>
          <w:szCs w:val="24"/>
          <w:lang w:val="fr-FR"/>
          <w:rPrChange w:id="1084" w:author="Yang Liu" w:date="2020-08-09T20:41:00Z">
            <w:rPr>
              <w:rFonts w:ascii="Times New Roman" w:hAnsi="Times New Roman"/>
              <w:noProof/>
              <w:sz w:val="24"/>
              <w:szCs w:val="24"/>
            </w:rPr>
          </w:rPrChange>
        </w:rPr>
        <w:t xml:space="preserve">[10]Li J, Zhu R, Huo D, et al. </w:t>
      </w:r>
      <w:r w:rsidRPr="00B54640">
        <w:rPr>
          <w:rFonts w:ascii="Garamond" w:hAnsi="Garamond"/>
          <w:noProof/>
          <w:sz w:val="24"/>
          <w:szCs w:val="24"/>
          <w:rPrChange w:id="1085" w:author="Yang Liu" w:date="2020-08-09T20:41:00Z">
            <w:rPr>
              <w:rFonts w:ascii="Times New Roman" w:hAnsi="Times New Roman"/>
              <w:noProof/>
              <w:sz w:val="24"/>
              <w:szCs w:val="24"/>
            </w:rPr>
          </w:rPrChange>
        </w:rPr>
        <w:t>An outbreak of Coxsackievirus A6-associated hand, foot, and mouth disease in a kindergarten in Beijing in 2015[J]. BMC pediatrics, 2018, 18(1): 277.</w:t>
      </w:r>
      <w:bookmarkEnd w:id="1083"/>
    </w:p>
    <w:p w14:paraId="176C8FA8" w14:textId="77777777" w:rsidR="000934F5" w:rsidRPr="00B54640" w:rsidRDefault="000934F5" w:rsidP="00C77B63">
      <w:pPr>
        <w:spacing w:line="480" w:lineRule="auto"/>
        <w:rPr>
          <w:rFonts w:ascii="Garamond" w:hAnsi="Garamond"/>
          <w:noProof/>
          <w:sz w:val="24"/>
          <w:szCs w:val="24"/>
          <w:rPrChange w:id="1086" w:author="Yang Liu" w:date="2020-08-09T20:41:00Z">
            <w:rPr>
              <w:rFonts w:ascii="Times New Roman" w:hAnsi="Times New Roman"/>
              <w:noProof/>
              <w:sz w:val="24"/>
              <w:szCs w:val="24"/>
            </w:rPr>
          </w:rPrChange>
        </w:rPr>
      </w:pPr>
      <w:bookmarkStart w:id="1087" w:name="_ENREF_11"/>
      <w:r w:rsidRPr="00B54640">
        <w:rPr>
          <w:rFonts w:ascii="Garamond" w:hAnsi="Garamond"/>
          <w:noProof/>
          <w:sz w:val="24"/>
          <w:szCs w:val="24"/>
          <w:rPrChange w:id="1088" w:author="Yang Liu" w:date="2020-08-09T20:41:00Z">
            <w:rPr>
              <w:rFonts w:ascii="Times New Roman" w:hAnsi="Times New Roman"/>
              <w:noProof/>
              <w:sz w:val="24"/>
              <w:szCs w:val="24"/>
            </w:rPr>
          </w:rPrChange>
        </w:rPr>
        <w:t>[11]Ma E, Fung C, Yip S H L, et al. Estimation of the basic reproduction number of enterovirus 71 and coxsackievirus A16 in hand, foot, and mouth disease outbreaks[J]. The Pediatric infectious disease journal, 2011, 30(8): 675-679.</w:t>
      </w:r>
      <w:bookmarkEnd w:id="1087"/>
    </w:p>
    <w:p w14:paraId="3ACFE929" w14:textId="77777777" w:rsidR="000934F5" w:rsidRPr="00B54640" w:rsidRDefault="000934F5" w:rsidP="00C77B63">
      <w:pPr>
        <w:spacing w:line="480" w:lineRule="auto"/>
        <w:rPr>
          <w:rFonts w:ascii="Garamond" w:hAnsi="Garamond"/>
          <w:noProof/>
          <w:sz w:val="24"/>
          <w:szCs w:val="24"/>
          <w:rPrChange w:id="1089" w:author="Yang Liu" w:date="2020-08-09T20:41:00Z">
            <w:rPr>
              <w:rFonts w:ascii="Times New Roman" w:hAnsi="Times New Roman"/>
              <w:noProof/>
              <w:sz w:val="24"/>
              <w:szCs w:val="24"/>
            </w:rPr>
          </w:rPrChange>
        </w:rPr>
      </w:pPr>
      <w:bookmarkStart w:id="1090" w:name="_ENREF_12"/>
      <w:r w:rsidRPr="00B54640">
        <w:rPr>
          <w:rFonts w:ascii="Garamond" w:hAnsi="Garamond"/>
          <w:noProof/>
          <w:sz w:val="24"/>
          <w:szCs w:val="24"/>
          <w:rPrChange w:id="1091" w:author="Yang Liu" w:date="2020-08-09T20:41:00Z">
            <w:rPr>
              <w:rFonts w:ascii="Times New Roman" w:hAnsi="Times New Roman"/>
              <w:noProof/>
              <w:sz w:val="24"/>
              <w:szCs w:val="24"/>
            </w:rPr>
          </w:rPrChange>
        </w:rPr>
        <w:t>[12]Lim C T K, Jiang L, Ma S, et al. Basic reproduction number of coxsackievirus type A6 and A16 and enterovirus 71: estimates from outbreaks of hand, foot and mouth disease in Singapore, a tropical city-state[J]. Epidemiology and infection, 2016, 144(5): 1028-1034.</w:t>
      </w:r>
      <w:bookmarkEnd w:id="1090"/>
    </w:p>
    <w:p w14:paraId="5530AE86" w14:textId="77777777" w:rsidR="000934F5" w:rsidRPr="00B54640" w:rsidRDefault="000934F5" w:rsidP="00C77B63">
      <w:pPr>
        <w:spacing w:line="480" w:lineRule="auto"/>
        <w:rPr>
          <w:rFonts w:ascii="Garamond" w:hAnsi="Garamond"/>
          <w:noProof/>
          <w:sz w:val="24"/>
          <w:szCs w:val="24"/>
          <w:rPrChange w:id="1092" w:author="Yang Liu" w:date="2020-08-09T20:41:00Z">
            <w:rPr>
              <w:rFonts w:ascii="Times New Roman" w:hAnsi="Times New Roman"/>
              <w:noProof/>
              <w:sz w:val="24"/>
              <w:szCs w:val="24"/>
            </w:rPr>
          </w:rPrChange>
        </w:rPr>
      </w:pPr>
      <w:bookmarkStart w:id="1093" w:name="_ENREF_13"/>
      <w:r w:rsidRPr="00B54640">
        <w:rPr>
          <w:rFonts w:ascii="Garamond" w:hAnsi="Garamond"/>
          <w:noProof/>
          <w:sz w:val="24"/>
          <w:szCs w:val="24"/>
          <w:rPrChange w:id="1094" w:author="Yang Liu" w:date="2020-08-09T20:41:00Z">
            <w:rPr>
              <w:rFonts w:ascii="Times New Roman" w:hAnsi="Times New Roman"/>
              <w:noProof/>
              <w:sz w:val="24"/>
              <w:szCs w:val="24"/>
            </w:rPr>
          </w:rPrChange>
        </w:rPr>
        <w:t>[13]Xing W, Liao Q, Viboud C, et al. Hand, foot, and mouth disease in China, 2008-12: an epidemiological study[J]. The Lancet. Infectious diseases, 2014, 14(4): 308-318.</w:t>
      </w:r>
      <w:bookmarkEnd w:id="1093"/>
    </w:p>
    <w:p w14:paraId="47A42258" w14:textId="77777777" w:rsidR="000934F5" w:rsidRPr="00B54640" w:rsidRDefault="000934F5" w:rsidP="00C77B63">
      <w:pPr>
        <w:spacing w:line="480" w:lineRule="auto"/>
        <w:rPr>
          <w:rFonts w:ascii="Garamond" w:hAnsi="Garamond"/>
          <w:noProof/>
          <w:sz w:val="24"/>
          <w:szCs w:val="24"/>
          <w:rPrChange w:id="1095" w:author="Yang Liu" w:date="2020-08-09T20:41:00Z">
            <w:rPr>
              <w:rFonts w:ascii="Times New Roman" w:hAnsi="Times New Roman"/>
              <w:noProof/>
              <w:sz w:val="24"/>
              <w:szCs w:val="24"/>
            </w:rPr>
          </w:rPrChange>
        </w:rPr>
      </w:pPr>
      <w:bookmarkStart w:id="1096" w:name="_ENREF_14"/>
      <w:r w:rsidRPr="00B54640">
        <w:rPr>
          <w:rFonts w:ascii="Garamond" w:hAnsi="Garamond"/>
          <w:noProof/>
          <w:sz w:val="24"/>
          <w:szCs w:val="24"/>
          <w:rPrChange w:id="1097" w:author="Yang Liu" w:date="2020-08-09T20:41:00Z">
            <w:rPr>
              <w:rFonts w:ascii="Times New Roman" w:hAnsi="Times New Roman"/>
              <w:noProof/>
              <w:sz w:val="24"/>
              <w:szCs w:val="24"/>
            </w:rPr>
          </w:rPrChange>
        </w:rPr>
        <w:t>[14]Choi B C K, Pak A W P. A simple approximate mathematical model to predict the number of severe acute respiratory syndrome cases and deaths[J]. Journal of epidemiology and community health, 2003, 57(10): 831-835.</w:t>
      </w:r>
      <w:bookmarkEnd w:id="1096"/>
    </w:p>
    <w:p w14:paraId="7EC677BC" w14:textId="77777777" w:rsidR="000934F5" w:rsidRPr="00B54640" w:rsidRDefault="000934F5" w:rsidP="00C77B63">
      <w:pPr>
        <w:spacing w:line="480" w:lineRule="auto"/>
        <w:rPr>
          <w:rFonts w:ascii="Garamond" w:hAnsi="Garamond"/>
          <w:noProof/>
          <w:sz w:val="24"/>
          <w:szCs w:val="24"/>
          <w:lang w:val="fr-FR"/>
          <w:rPrChange w:id="1098" w:author="Yang Liu" w:date="2020-08-09T20:41:00Z">
            <w:rPr>
              <w:rFonts w:ascii="Times New Roman" w:hAnsi="Times New Roman"/>
              <w:noProof/>
              <w:sz w:val="24"/>
              <w:szCs w:val="24"/>
            </w:rPr>
          </w:rPrChange>
        </w:rPr>
      </w:pPr>
      <w:bookmarkStart w:id="1099" w:name="_ENREF_15"/>
      <w:r w:rsidRPr="00B54640">
        <w:rPr>
          <w:rFonts w:ascii="Garamond" w:hAnsi="Garamond"/>
          <w:noProof/>
          <w:sz w:val="24"/>
          <w:szCs w:val="24"/>
          <w:rPrChange w:id="1100" w:author="Yang Liu" w:date="2020-08-09T20:41:00Z">
            <w:rPr>
              <w:rFonts w:ascii="Times New Roman" w:hAnsi="Times New Roman"/>
              <w:noProof/>
              <w:sz w:val="24"/>
              <w:szCs w:val="24"/>
            </w:rPr>
          </w:rPrChange>
        </w:rPr>
        <w:t xml:space="preserve">[15]Wang C, Li X, Zhang Y, et al. Spatiotemporal Cluster Patterns of Hand, Foot, and Mouth Disease at the County Level in Mainland China, 2008-2012[J]. </w:t>
      </w:r>
      <w:r w:rsidRPr="00B54640">
        <w:rPr>
          <w:rFonts w:ascii="Garamond" w:hAnsi="Garamond"/>
          <w:noProof/>
          <w:sz w:val="24"/>
          <w:szCs w:val="24"/>
          <w:lang w:val="fr-FR"/>
          <w:rPrChange w:id="1101" w:author="Yang Liu" w:date="2020-08-09T20:41:00Z">
            <w:rPr>
              <w:rFonts w:ascii="Times New Roman" w:hAnsi="Times New Roman"/>
              <w:noProof/>
              <w:sz w:val="24"/>
              <w:szCs w:val="24"/>
            </w:rPr>
          </w:rPrChange>
        </w:rPr>
        <w:t>PloS one, 2016, 11(1): e0147532.</w:t>
      </w:r>
      <w:bookmarkEnd w:id="1099"/>
    </w:p>
    <w:p w14:paraId="1EEC6B79" w14:textId="77777777" w:rsidR="000934F5" w:rsidRPr="00B54640" w:rsidRDefault="000934F5" w:rsidP="00C77B63">
      <w:pPr>
        <w:spacing w:line="480" w:lineRule="auto"/>
        <w:rPr>
          <w:rFonts w:ascii="Garamond" w:hAnsi="Garamond"/>
          <w:noProof/>
          <w:sz w:val="24"/>
          <w:szCs w:val="24"/>
          <w:lang w:val="fr-FR"/>
          <w:rPrChange w:id="1102" w:author="Yang Liu" w:date="2020-08-09T20:41:00Z">
            <w:rPr>
              <w:rFonts w:ascii="Times New Roman" w:hAnsi="Times New Roman"/>
              <w:noProof/>
              <w:sz w:val="24"/>
              <w:szCs w:val="24"/>
            </w:rPr>
          </w:rPrChange>
        </w:rPr>
      </w:pPr>
      <w:bookmarkStart w:id="1103" w:name="_ENREF_16"/>
      <w:r w:rsidRPr="00B54640">
        <w:rPr>
          <w:rFonts w:ascii="Garamond" w:hAnsi="Garamond"/>
          <w:noProof/>
          <w:sz w:val="24"/>
          <w:szCs w:val="24"/>
          <w:lang w:val="fr-FR"/>
          <w:rPrChange w:id="1104" w:author="Yang Liu" w:date="2020-08-09T20:41:00Z">
            <w:rPr>
              <w:rFonts w:ascii="Times New Roman" w:hAnsi="Times New Roman"/>
              <w:noProof/>
              <w:sz w:val="24"/>
              <w:szCs w:val="24"/>
            </w:rPr>
          </w:rPrChange>
        </w:rPr>
        <w:lastRenderedPageBreak/>
        <w:t xml:space="preserve">[16]Li Y, Chang Z, Wu P, et al. </w:t>
      </w:r>
      <w:r w:rsidRPr="00B54640">
        <w:rPr>
          <w:rFonts w:ascii="Garamond" w:hAnsi="Garamond"/>
          <w:noProof/>
          <w:sz w:val="24"/>
          <w:szCs w:val="24"/>
          <w:rPrChange w:id="1105" w:author="Yang Liu" w:date="2020-08-09T20:41:00Z">
            <w:rPr>
              <w:rFonts w:ascii="Times New Roman" w:hAnsi="Times New Roman"/>
              <w:noProof/>
              <w:sz w:val="24"/>
              <w:szCs w:val="24"/>
            </w:rPr>
          </w:rPrChange>
        </w:rPr>
        <w:t xml:space="preserve">Emerging Enteroviruses Causing Hand, Foot and Mouth Disease, China, 2010-2016[J]. </w:t>
      </w:r>
      <w:r w:rsidRPr="00B54640">
        <w:rPr>
          <w:rFonts w:ascii="Garamond" w:hAnsi="Garamond"/>
          <w:noProof/>
          <w:sz w:val="24"/>
          <w:szCs w:val="24"/>
          <w:lang w:val="fr-FR"/>
          <w:rPrChange w:id="1106" w:author="Yang Liu" w:date="2020-08-09T20:41:00Z">
            <w:rPr>
              <w:rFonts w:ascii="Times New Roman" w:hAnsi="Times New Roman"/>
              <w:noProof/>
              <w:sz w:val="24"/>
              <w:szCs w:val="24"/>
            </w:rPr>
          </w:rPrChange>
        </w:rPr>
        <w:t>Emerging infectious diseases, 2018, 24(10): 1902-1906.</w:t>
      </w:r>
      <w:bookmarkEnd w:id="1103"/>
    </w:p>
    <w:p w14:paraId="6EE3C451" w14:textId="77777777" w:rsidR="000934F5" w:rsidRPr="00B54640" w:rsidRDefault="000934F5" w:rsidP="00C77B63">
      <w:pPr>
        <w:spacing w:line="480" w:lineRule="auto"/>
        <w:rPr>
          <w:rFonts w:ascii="Garamond" w:hAnsi="Garamond"/>
          <w:noProof/>
          <w:sz w:val="24"/>
          <w:szCs w:val="24"/>
          <w:lang w:val="fr-FR"/>
          <w:rPrChange w:id="1107" w:author="Yang Liu" w:date="2020-08-09T20:41:00Z">
            <w:rPr>
              <w:rFonts w:ascii="Times New Roman" w:hAnsi="Times New Roman"/>
              <w:noProof/>
              <w:sz w:val="24"/>
              <w:szCs w:val="24"/>
            </w:rPr>
          </w:rPrChange>
        </w:rPr>
      </w:pPr>
      <w:bookmarkStart w:id="1108" w:name="_ENREF_17"/>
      <w:r w:rsidRPr="00B54640">
        <w:rPr>
          <w:rFonts w:ascii="Garamond" w:hAnsi="Garamond"/>
          <w:noProof/>
          <w:sz w:val="24"/>
          <w:szCs w:val="24"/>
          <w:lang w:val="fr-FR"/>
          <w:rPrChange w:id="1109" w:author="Yang Liu" w:date="2020-08-09T20:41:00Z">
            <w:rPr>
              <w:rFonts w:ascii="Times New Roman" w:hAnsi="Times New Roman"/>
              <w:noProof/>
              <w:sz w:val="24"/>
              <w:szCs w:val="24"/>
            </w:rPr>
          </w:rPrChange>
        </w:rPr>
        <w:t xml:space="preserve">[17]Du Z, Zhang W, Zhang D, et al. </w:t>
      </w:r>
      <w:r w:rsidRPr="00B54640">
        <w:rPr>
          <w:rFonts w:ascii="Garamond" w:hAnsi="Garamond"/>
          <w:noProof/>
          <w:sz w:val="24"/>
          <w:szCs w:val="24"/>
          <w:rPrChange w:id="1110" w:author="Yang Liu" w:date="2020-08-09T20:41:00Z">
            <w:rPr>
              <w:rFonts w:ascii="Times New Roman" w:hAnsi="Times New Roman"/>
              <w:noProof/>
              <w:sz w:val="24"/>
              <w:szCs w:val="24"/>
            </w:rPr>
          </w:rPrChange>
        </w:rPr>
        <w:t xml:space="preserve">Estimating the basic reproduction rate of HFMD using the time series SIR model in Guangdong, China[J]. </w:t>
      </w:r>
      <w:r w:rsidRPr="00B54640">
        <w:rPr>
          <w:rFonts w:ascii="Garamond" w:hAnsi="Garamond"/>
          <w:noProof/>
          <w:sz w:val="24"/>
          <w:szCs w:val="24"/>
          <w:lang w:val="fr-FR"/>
          <w:rPrChange w:id="1111" w:author="Yang Liu" w:date="2020-08-09T20:41:00Z">
            <w:rPr>
              <w:rFonts w:ascii="Times New Roman" w:hAnsi="Times New Roman"/>
              <w:noProof/>
              <w:sz w:val="24"/>
              <w:szCs w:val="24"/>
            </w:rPr>
          </w:rPrChange>
        </w:rPr>
        <w:t>PloS one, 2017, 12(7): e0179623.</w:t>
      </w:r>
      <w:bookmarkEnd w:id="1108"/>
    </w:p>
    <w:p w14:paraId="32EF3C95" w14:textId="77777777" w:rsidR="000934F5" w:rsidRPr="00B54640" w:rsidRDefault="000934F5" w:rsidP="00C77B63">
      <w:pPr>
        <w:spacing w:line="480" w:lineRule="auto"/>
        <w:rPr>
          <w:rFonts w:ascii="Garamond" w:hAnsi="Garamond"/>
          <w:noProof/>
          <w:sz w:val="24"/>
          <w:szCs w:val="24"/>
          <w:rPrChange w:id="1112" w:author="Yang Liu" w:date="2020-08-09T20:41:00Z">
            <w:rPr>
              <w:rFonts w:ascii="Times New Roman" w:hAnsi="Times New Roman"/>
              <w:noProof/>
              <w:sz w:val="24"/>
              <w:szCs w:val="24"/>
            </w:rPr>
          </w:rPrChange>
        </w:rPr>
      </w:pPr>
      <w:bookmarkStart w:id="1113" w:name="_ENREF_18"/>
      <w:r w:rsidRPr="00B54640">
        <w:rPr>
          <w:rFonts w:ascii="Garamond" w:hAnsi="Garamond"/>
          <w:noProof/>
          <w:sz w:val="24"/>
          <w:szCs w:val="24"/>
          <w:lang w:val="fr-FR"/>
          <w:rPrChange w:id="1114" w:author="Yang Liu" w:date="2020-08-09T20:41:00Z">
            <w:rPr>
              <w:rFonts w:ascii="Times New Roman" w:hAnsi="Times New Roman"/>
              <w:noProof/>
              <w:sz w:val="24"/>
              <w:szCs w:val="24"/>
            </w:rPr>
          </w:rPrChange>
        </w:rPr>
        <w:t xml:space="preserve">[18]Yang B, Wu P, Wu J T, et al. </w:t>
      </w:r>
      <w:r w:rsidRPr="00B54640">
        <w:rPr>
          <w:rFonts w:ascii="Garamond" w:hAnsi="Garamond"/>
          <w:noProof/>
          <w:sz w:val="24"/>
          <w:szCs w:val="24"/>
          <w:rPrChange w:id="1115" w:author="Yang Liu" w:date="2020-08-09T20:41:00Z">
            <w:rPr>
              <w:rFonts w:ascii="Times New Roman" w:hAnsi="Times New Roman"/>
              <w:noProof/>
              <w:sz w:val="24"/>
              <w:szCs w:val="24"/>
            </w:rPr>
          </w:rPrChange>
        </w:rPr>
        <w:t>Seroprevalence of Enterovirus 71 Antibody Among Children in China: A Systematic Review and Meta-analysis[J]. The Pediatric infectious disease journal, 2015, 34(12): 1399-1406.</w:t>
      </w:r>
      <w:bookmarkEnd w:id="1113"/>
    </w:p>
    <w:p w14:paraId="1EF3DC00" w14:textId="77777777" w:rsidR="000934F5" w:rsidRPr="00B54640" w:rsidRDefault="000934F5" w:rsidP="00C77B63">
      <w:pPr>
        <w:spacing w:line="480" w:lineRule="auto"/>
        <w:rPr>
          <w:rFonts w:ascii="Garamond" w:hAnsi="Garamond"/>
          <w:noProof/>
          <w:sz w:val="24"/>
          <w:szCs w:val="24"/>
          <w:rPrChange w:id="1116" w:author="Yang Liu" w:date="2020-08-09T20:41:00Z">
            <w:rPr>
              <w:rFonts w:ascii="Times New Roman" w:hAnsi="Times New Roman"/>
              <w:noProof/>
              <w:sz w:val="24"/>
              <w:szCs w:val="24"/>
            </w:rPr>
          </w:rPrChange>
        </w:rPr>
      </w:pPr>
      <w:bookmarkStart w:id="1117" w:name="_ENREF_19"/>
      <w:r w:rsidRPr="00B54640">
        <w:rPr>
          <w:rFonts w:ascii="Garamond" w:hAnsi="Garamond"/>
          <w:noProof/>
          <w:sz w:val="24"/>
          <w:szCs w:val="24"/>
          <w:rPrChange w:id="1118" w:author="Yang Liu" w:date="2020-08-09T20:41:00Z">
            <w:rPr>
              <w:rFonts w:ascii="Times New Roman" w:hAnsi="Times New Roman"/>
              <w:noProof/>
              <w:sz w:val="24"/>
              <w:szCs w:val="24"/>
            </w:rPr>
          </w:rPrChange>
        </w:rPr>
        <w:t>[19]Wang J, Teng Z, Cui X, et al. Epidemiological and serological surveillance of hand-foot-and-mouth disease in Shanghai, China, 2012-2016[J]. Emerging microbes &amp; infections, 2018, 7(1): 8.</w:t>
      </w:r>
      <w:bookmarkEnd w:id="1117"/>
    </w:p>
    <w:p w14:paraId="0C4BA480" w14:textId="77777777" w:rsidR="000934F5" w:rsidRPr="00B54640" w:rsidRDefault="000934F5" w:rsidP="00C77B63">
      <w:pPr>
        <w:spacing w:line="480" w:lineRule="auto"/>
        <w:rPr>
          <w:rFonts w:ascii="Garamond" w:hAnsi="Garamond"/>
          <w:sz w:val="24"/>
          <w:szCs w:val="24"/>
          <w:rPrChange w:id="1119" w:author="Yang Liu" w:date="2020-08-09T20:41:00Z">
            <w:rPr>
              <w:rFonts w:ascii="Times New Roman" w:hAnsi="Times New Roman"/>
              <w:sz w:val="24"/>
              <w:szCs w:val="24"/>
            </w:rPr>
          </w:rPrChange>
        </w:rPr>
      </w:pPr>
      <w:bookmarkStart w:id="1120" w:name="_ENREF_20"/>
      <w:r w:rsidRPr="00B54640">
        <w:rPr>
          <w:rFonts w:ascii="Garamond" w:hAnsi="Garamond"/>
          <w:noProof/>
          <w:sz w:val="24"/>
          <w:szCs w:val="24"/>
          <w:rPrChange w:id="1121" w:author="Yang Liu" w:date="2020-08-09T20:41:00Z">
            <w:rPr>
              <w:rFonts w:ascii="Times New Roman" w:hAnsi="Times New Roman"/>
              <w:noProof/>
              <w:sz w:val="24"/>
              <w:szCs w:val="24"/>
            </w:rPr>
          </w:rPrChange>
        </w:rPr>
        <w:t>[20]Gao F, Mao Q-Y, Chen P, et al. Seroepidemiology of Coxsackievirus A6, Coxsackievirus A16, and Enterovirus 71 infections in infants and children: A prospective cohort study in Jiangsu, China[J]. The Journal of infection, 2016, 73(5): 509-512.</w:t>
      </w:r>
      <w:bookmarkEnd w:id="1120"/>
    </w:p>
    <w:p w14:paraId="4CF27454" w14:textId="77777777" w:rsidR="00802048" w:rsidRPr="00B54640" w:rsidRDefault="00802048" w:rsidP="00C77B63">
      <w:pPr>
        <w:spacing w:line="480" w:lineRule="auto"/>
        <w:jc w:val="left"/>
        <w:rPr>
          <w:rFonts w:ascii="Garamond" w:hAnsi="Garamond"/>
          <w:sz w:val="24"/>
          <w:szCs w:val="24"/>
          <w:rPrChange w:id="1122" w:author="Yang Liu" w:date="2020-08-09T20:41:00Z">
            <w:rPr>
              <w:rFonts w:ascii="Times New Roman" w:hAnsi="Times New Roman"/>
              <w:sz w:val="24"/>
              <w:szCs w:val="24"/>
            </w:rPr>
          </w:rPrChange>
        </w:rPr>
      </w:pPr>
      <w:r w:rsidRPr="00B54640">
        <w:rPr>
          <w:rFonts w:ascii="Garamond" w:hAnsi="Garamond"/>
          <w:b/>
          <w:sz w:val="24"/>
          <w:szCs w:val="24"/>
          <w:rPrChange w:id="1123" w:author="Yang Liu" w:date="2020-08-09T20:41:00Z">
            <w:rPr>
              <w:rFonts w:ascii="Times New Roman" w:hAnsi="Times New Roman"/>
              <w:b/>
              <w:sz w:val="24"/>
              <w:szCs w:val="24"/>
            </w:rPr>
          </w:rPrChange>
        </w:rPr>
        <w:br w:type="page"/>
      </w:r>
      <w:r w:rsidRPr="00B54640">
        <w:rPr>
          <w:rFonts w:ascii="Garamond" w:hAnsi="Garamond"/>
          <w:b/>
          <w:sz w:val="24"/>
          <w:szCs w:val="24"/>
          <w:rPrChange w:id="1124" w:author="Yang Liu" w:date="2020-08-09T20:41:00Z">
            <w:rPr>
              <w:rFonts w:ascii="Times New Roman" w:hAnsi="Times New Roman"/>
              <w:b/>
              <w:sz w:val="24"/>
              <w:szCs w:val="24"/>
            </w:rPr>
          </w:rPrChange>
        </w:rPr>
        <w:lastRenderedPageBreak/>
        <w:t xml:space="preserve">Tab.1 </w:t>
      </w:r>
      <w:r w:rsidRPr="00B54640">
        <w:rPr>
          <w:rFonts w:ascii="Garamond" w:hAnsi="Garamond"/>
          <w:sz w:val="24"/>
          <w:szCs w:val="24"/>
          <w:rPrChange w:id="1125" w:author="Yang Liu" w:date="2020-08-09T20:41:00Z">
            <w:rPr>
              <w:rFonts w:ascii="Times New Roman" w:hAnsi="Times New Roman"/>
              <w:sz w:val="24"/>
              <w:szCs w:val="24"/>
            </w:rPr>
          </w:rPrChange>
        </w:rPr>
        <w:t>Characteristics of 539 identified HFMD outbreaks in China</w:t>
      </w:r>
      <w:r w:rsidRPr="00B54640">
        <w:rPr>
          <w:rFonts w:ascii="Garamond" w:hAnsi="Garamond"/>
          <w:sz w:val="24"/>
          <w:szCs w:val="24"/>
          <w:rPrChange w:id="1126"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1127" w:author="Yang Liu" w:date="2020-08-09T20:41:00Z">
            <w:rPr>
              <w:rFonts w:ascii="Times New Roman" w:hAnsi="Times New Roman"/>
              <w:sz w:val="24"/>
              <w:szCs w:val="24"/>
            </w:rPr>
          </w:rPrChange>
        </w:rPr>
        <w:t>2011-2018</w:t>
      </w:r>
      <w:r w:rsidRPr="00B54640">
        <w:rPr>
          <w:rFonts w:ascii="Garamond" w:hAnsi="Garamond"/>
          <w:sz w:val="24"/>
          <w:szCs w:val="24"/>
          <w:rPrChange w:id="1128" w:author="Yang Liu" w:date="2020-08-09T20:41:00Z">
            <w:rPr>
              <w:rFonts w:ascii="Times New Roman" w:hAnsi="Times New Roman" w:hint="eastAsia"/>
              <w:sz w:val="24"/>
              <w:szCs w:val="24"/>
            </w:rPr>
          </w:rPrChange>
        </w:rPr>
        <w:t>.</w:t>
      </w:r>
    </w:p>
    <w:tbl>
      <w:tblPr>
        <w:tblW w:w="8947" w:type="dxa"/>
        <w:jc w:val="center"/>
        <w:tblLayout w:type="fixed"/>
        <w:tblLook w:val="04A0" w:firstRow="1" w:lastRow="0" w:firstColumn="1" w:lastColumn="0" w:noHBand="0" w:noVBand="1"/>
      </w:tblPr>
      <w:tblGrid>
        <w:gridCol w:w="1297"/>
        <w:gridCol w:w="1276"/>
        <w:gridCol w:w="1559"/>
        <w:gridCol w:w="1418"/>
        <w:gridCol w:w="1696"/>
        <w:gridCol w:w="1701"/>
      </w:tblGrid>
      <w:tr w:rsidR="00802048" w:rsidRPr="00B54640" w14:paraId="7E298E7E" w14:textId="77777777" w:rsidTr="00C76037">
        <w:trPr>
          <w:trHeight w:val="17"/>
          <w:jc w:val="center"/>
        </w:trPr>
        <w:tc>
          <w:tcPr>
            <w:tcW w:w="1297" w:type="dxa"/>
            <w:tcBorders>
              <w:top w:val="single" w:sz="4" w:space="0" w:color="auto"/>
              <w:bottom w:val="single" w:sz="4" w:space="0" w:color="auto"/>
            </w:tcBorders>
            <w:shd w:val="clear" w:color="auto" w:fill="auto"/>
            <w:vAlign w:val="center"/>
          </w:tcPr>
          <w:p w14:paraId="0C658C57" w14:textId="77777777" w:rsidR="00802048" w:rsidRPr="00B54640" w:rsidRDefault="00802048" w:rsidP="00C77B63">
            <w:pPr>
              <w:spacing w:line="480" w:lineRule="auto"/>
              <w:rPr>
                <w:rFonts w:ascii="Garamond" w:hAnsi="Garamond"/>
                <w:sz w:val="24"/>
                <w:szCs w:val="24"/>
                <w:rPrChange w:id="1129" w:author="Yang Liu" w:date="2020-08-09T20:41:00Z">
                  <w:rPr>
                    <w:rFonts w:ascii="Times New Roman" w:hAnsi="Times New Roman"/>
                    <w:sz w:val="24"/>
                    <w:szCs w:val="24"/>
                  </w:rPr>
                </w:rPrChange>
              </w:rPr>
            </w:pPr>
            <w:r w:rsidRPr="00B54640">
              <w:rPr>
                <w:rFonts w:ascii="Garamond" w:hAnsi="Garamond"/>
                <w:sz w:val="24"/>
                <w:szCs w:val="24"/>
                <w:rPrChange w:id="1130" w:author="Yang Liu" w:date="2020-08-09T20:41:00Z">
                  <w:rPr>
                    <w:rFonts w:ascii="Times New Roman" w:hAnsi="Times New Roman"/>
                    <w:sz w:val="24"/>
                    <w:szCs w:val="24"/>
                  </w:rPr>
                </w:rPrChange>
              </w:rPr>
              <w:br w:type="page"/>
              <w:t>Serotype</w:t>
            </w:r>
          </w:p>
        </w:tc>
        <w:tc>
          <w:tcPr>
            <w:tcW w:w="1276" w:type="dxa"/>
            <w:tcBorders>
              <w:top w:val="single" w:sz="4" w:space="0" w:color="auto"/>
              <w:bottom w:val="single" w:sz="4" w:space="0" w:color="auto"/>
            </w:tcBorders>
            <w:shd w:val="clear" w:color="auto" w:fill="auto"/>
            <w:vAlign w:val="center"/>
          </w:tcPr>
          <w:p w14:paraId="2EC5A692" w14:textId="77777777" w:rsidR="00802048" w:rsidRPr="00B54640" w:rsidRDefault="00802048" w:rsidP="00C77B63">
            <w:pPr>
              <w:spacing w:line="480" w:lineRule="auto"/>
              <w:rPr>
                <w:rFonts w:ascii="Garamond" w:hAnsi="Garamond"/>
                <w:sz w:val="24"/>
                <w:szCs w:val="24"/>
                <w:rPrChange w:id="1131" w:author="Yang Liu" w:date="2020-08-09T20:41:00Z">
                  <w:rPr>
                    <w:rFonts w:ascii="Times New Roman" w:hAnsi="Times New Roman"/>
                    <w:sz w:val="24"/>
                    <w:szCs w:val="24"/>
                  </w:rPr>
                </w:rPrChange>
              </w:rPr>
            </w:pPr>
            <w:r w:rsidRPr="00B54640">
              <w:rPr>
                <w:rFonts w:ascii="Garamond" w:hAnsi="Garamond"/>
                <w:sz w:val="24"/>
                <w:szCs w:val="24"/>
                <w:rPrChange w:id="1132" w:author="Yang Liu" w:date="2020-08-09T20:41:00Z">
                  <w:rPr>
                    <w:rFonts w:ascii="Times New Roman" w:hAnsi="Times New Roman"/>
                    <w:sz w:val="24"/>
                    <w:szCs w:val="24"/>
                  </w:rPr>
                </w:rPrChange>
              </w:rPr>
              <w:t>Number of Outbreaks</w:t>
            </w:r>
          </w:p>
        </w:tc>
        <w:tc>
          <w:tcPr>
            <w:tcW w:w="1559" w:type="dxa"/>
            <w:tcBorders>
              <w:top w:val="single" w:sz="4" w:space="0" w:color="auto"/>
              <w:bottom w:val="single" w:sz="4" w:space="0" w:color="auto"/>
            </w:tcBorders>
            <w:shd w:val="clear" w:color="auto" w:fill="auto"/>
            <w:vAlign w:val="center"/>
          </w:tcPr>
          <w:p w14:paraId="6F93F505" w14:textId="77777777" w:rsidR="00802048" w:rsidRPr="00B54640" w:rsidRDefault="00802048" w:rsidP="00C77B63">
            <w:pPr>
              <w:spacing w:line="480" w:lineRule="auto"/>
              <w:rPr>
                <w:rFonts w:ascii="Garamond" w:hAnsi="Garamond"/>
                <w:sz w:val="24"/>
                <w:szCs w:val="24"/>
                <w:rPrChange w:id="1133" w:author="Yang Liu" w:date="2020-08-09T20:41:00Z">
                  <w:rPr>
                    <w:rFonts w:ascii="Times New Roman" w:hAnsi="Times New Roman"/>
                    <w:sz w:val="24"/>
                    <w:szCs w:val="24"/>
                  </w:rPr>
                </w:rPrChange>
              </w:rPr>
            </w:pPr>
            <w:r w:rsidRPr="00B54640">
              <w:rPr>
                <w:rFonts w:ascii="Garamond" w:hAnsi="Garamond"/>
                <w:sz w:val="24"/>
                <w:szCs w:val="24"/>
                <w:rPrChange w:id="1134" w:author="Yang Liu" w:date="2020-08-09T20:41:00Z">
                  <w:rPr>
                    <w:rFonts w:ascii="Times New Roman" w:hAnsi="Times New Roman"/>
                    <w:sz w:val="24"/>
                    <w:szCs w:val="24"/>
                  </w:rPr>
                </w:rPrChange>
              </w:rPr>
              <w:t>Median #children exposed</w:t>
            </w:r>
          </w:p>
        </w:tc>
        <w:tc>
          <w:tcPr>
            <w:tcW w:w="1418" w:type="dxa"/>
            <w:tcBorders>
              <w:top w:val="single" w:sz="4" w:space="0" w:color="auto"/>
              <w:bottom w:val="single" w:sz="4" w:space="0" w:color="auto"/>
            </w:tcBorders>
            <w:shd w:val="clear" w:color="auto" w:fill="auto"/>
            <w:vAlign w:val="center"/>
          </w:tcPr>
          <w:p w14:paraId="1A2BB3AF" w14:textId="77777777" w:rsidR="00802048" w:rsidRPr="00B54640" w:rsidRDefault="00802048" w:rsidP="00C77B63">
            <w:pPr>
              <w:spacing w:line="480" w:lineRule="auto"/>
              <w:rPr>
                <w:rFonts w:ascii="Garamond" w:hAnsi="Garamond"/>
                <w:sz w:val="24"/>
                <w:szCs w:val="24"/>
                <w:rPrChange w:id="1135" w:author="Yang Liu" w:date="2020-08-09T20:41:00Z">
                  <w:rPr>
                    <w:rFonts w:ascii="Times New Roman" w:hAnsi="Times New Roman"/>
                    <w:sz w:val="24"/>
                    <w:szCs w:val="24"/>
                  </w:rPr>
                </w:rPrChange>
              </w:rPr>
            </w:pPr>
            <w:r w:rsidRPr="00B54640">
              <w:rPr>
                <w:rFonts w:ascii="Garamond" w:hAnsi="Garamond"/>
                <w:sz w:val="24"/>
                <w:szCs w:val="24"/>
                <w:rPrChange w:id="1136" w:author="Yang Liu" w:date="2020-08-09T20:41:00Z">
                  <w:rPr>
                    <w:rFonts w:ascii="Times New Roman" w:hAnsi="Times New Roman"/>
                    <w:sz w:val="24"/>
                    <w:szCs w:val="24"/>
                  </w:rPr>
                </w:rPrChange>
              </w:rPr>
              <w:t>Median #children infected</w:t>
            </w:r>
          </w:p>
        </w:tc>
        <w:tc>
          <w:tcPr>
            <w:tcW w:w="1696" w:type="dxa"/>
            <w:tcBorders>
              <w:top w:val="single" w:sz="4" w:space="0" w:color="auto"/>
              <w:bottom w:val="single" w:sz="4" w:space="0" w:color="auto"/>
            </w:tcBorders>
            <w:shd w:val="clear" w:color="auto" w:fill="auto"/>
            <w:vAlign w:val="center"/>
          </w:tcPr>
          <w:p w14:paraId="19990596" w14:textId="77777777" w:rsidR="00802048" w:rsidRPr="00B54640" w:rsidRDefault="00802048" w:rsidP="00C77B63">
            <w:pPr>
              <w:spacing w:line="480" w:lineRule="auto"/>
              <w:rPr>
                <w:rFonts w:ascii="Garamond" w:hAnsi="Garamond"/>
                <w:sz w:val="24"/>
                <w:szCs w:val="24"/>
                <w:rPrChange w:id="1137" w:author="Yang Liu" w:date="2020-08-09T20:41:00Z">
                  <w:rPr>
                    <w:rFonts w:ascii="Times New Roman" w:hAnsi="Times New Roman"/>
                    <w:sz w:val="24"/>
                    <w:szCs w:val="24"/>
                  </w:rPr>
                </w:rPrChange>
              </w:rPr>
            </w:pPr>
            <w:r w:rsidRPr="00B54640">
              <w:rPr>
                <w:rFonts w:ascii="Garamond" w:hAnsi="Garamond"/>
                <w:sz w:val="24"/>
                <w:szCs w:val="24"/>
                <w:rPrChange w:id="1138" w:author="Yang Liu" w:date="2020-08-09T20:41:00Z">
                  <w:rPr>
                    <w:rFonts w:ascii="Times New Roman" w:hAnsi="Times New Roman"/>
                    <w:sz w:val="24"/>
                    <w:szCs w:val="24"/>
                  </w:rPr>
                </w:rPrChange>
              </w:rPr>
              <w:t xml:space="preserve">Median attack rate </w:t>
            </w:r>
          </w:p>
        </w:tc>
        <w:tc>
          <w:tcPr>
            <w:tcW w:w="1701" w:type="dxa"/>
            <w:tcBorders>
              <w:top w:val="single" w:sz="4" w:space="0" w:color="auto"/>
              <w:bottom w:val="single" w:sz="4" w:space="0" w:color="auto"/>
            </w:tcBorders>
            <w:shd w:val="clear" w:color="auto" w:fill="auto"/>
            <w:vAlign w:val="center"/>
          </w:tcPr>
          <w:p w14:paraId="1E780A22" w14:textId="77777777" w:rsidR="00802048" w:rsidRPr="00B54640" w:rsidRDefault="00802048" w:rsidP="00C77B63">
            <w:pPr>
              <w:spacing w:line="480" w:lineRule="auto"/>
              <w:rPr>
                <w:rFonts w:ascii="Garamond" w:hAnsi="Garamond"/>
                <w:sz w:val="24"/>
                <w:szCs w:val="24"/>
                <w:rPrChange w:id="1139" w:author="Yang Liu" w:date="2020-08-09T20:41:00Z">
                  <w:rPr>
                    <w:rFonts w:ascii="Times New Roman" w:hAnsi="Times New Roman"/>
                    <w:sz w:val="24"/>
                    <w:szCs w:val="24"/>
                  </w:rPr>
                </w:rPrChange>
              </w:rPr>
            </w:pPr>
            <w:r w:rsidRPr="00B54640">
              <w:rPr>
                <w:rFonts w:ascii="Garamond" w:hAnsi="Garamond"/>
                <w:sz w:val="24"/>
                <w:szCs w:val="24"/>
                <w:rPrChange w:id="1140" w:author="Yang Liu" w:date="2020-08-09T20:41:00Z">
                  <w:rPr>
                    <w:rFonts w:ascii="Times New Roman" w:hAnsi="Times New Roman"/>
                    <w:sz w:val="24"/>
                    <w:szCs w:val="24"/>
                  </w:rPr>
                </w:rPrChange>
              </w:rPr>
              <w:t>Median outbreaks duration (days)</w:t>
            </w:r>
          </w:p>
        </w:tc>
      </w:tr>
      <w:tr w:rsidR="00802048" w:rsidRPr="00B54640" w14:paraId="41B9A415" w14:textId="77777777" w:rsidTr="00C76037">
        <w:trPr>
          <w:trHeight w:val="17"/>
          <w:jc w:val="center"/>
        </w:trPr>
        <w:tc>
          <w:tcPr>
            <w:tcW w:w="1297" w:type="dxa"/>
            <w:tcBorders>
              <w:top w:val="single" w:sz="4" w:space="0" w:color="auto"/>
            </w:tcBorders>
            <w:shd w:val="clear" w:color="auto" w:fill="auto"/>
            <w:noWrap/>
            <w:vAlign w:val="center"/>
          </w:tcPr>
          <w:p w14:paraId="1B4C774E" w14:textId="77777777" w:rsidR="00802048" w:rsidRPr="00B54640" w:rsidRDefault="00802048" w:rsidP="00C77B63">
            <w:pPr>
              <w:spacing w:line="480" w:lineRule="auto"/>
              <w:rPr>
                <w:rFonts w:ascii="Garamond" w:hAnsi="Garamond"/>
                <w:sz w:val="24"/>
                <w:szCs w:val="24"/>
                <w:rPrChange w:id="1141" w:author="Yang Liu" w:date="2020-08-09T20:41:00Z">
                  <w:rPr>
                    <w:rFonts w:ascii="Times New Roman" w:hAnsi="Times New Roman"/>
                    <w:sz w:val="24"/>
                    <w:szCs w:val="24"/>
                  </w:rPr>
                </w:rPrChange>
              </w:rPr>
            </w:pPr>
            <w:r w:rsidRPr="00B54640">
              <w:rPr>
                <w:rFonts w:ascii="Garamond" w:hAnsi="Garamond"/>
                <w:sz w:val="24"/>
                <w:szCs w:val="24"/>
                <w:rPrChange w:id="1142" w:author="Yang Liu" w:date="2020-08-09T20:41:00Z">
                  <w:rPr>
                    <w:rFonts w:ascii="Times New Roman" w:hAnsi="Times New Roman"/>
                    <w:sz w:val="24"/>
                    <w:szCs w:val="24"/>
                  </w:rPr>
                </w:rPrChange>
              </w:rPr>
              <w:t>EV-A71</w:t>
            </w:r>
          </w:p>
        </w:tc>
        <w:tc>
          <w:tcPr>
            <w:tcW w:w="1276" w:type="dxa"/>
            <w:tcBorders>
              <w:top w:val="single" w:sz="4" w:space="0" w:color="auto"/>
            </w:tcBorders>
            <w:shd w:val="clear" w:color="auto" w:fill="auto"/>
            <w:noWrap/>
            <w:vAlign w:val="center"/>
          </w:tcPr>
          <w:p w14:paraId="5F89A4CE" w14:textId="77777777" w:rsidR="00802048" w:rsidRPr="00B54640" w:rsidRDefault="00802048" w:rsidP="00C77B63">
            <w:pPr>
              <w:spacing w:line="480" w:lineRule="auto"/>
              <w:rPr>
                <w:rFonts w:ascii="Garamond" w:hAnsi="Garamond"/>
                <w:sz w:val="24"/>
                <w:szCs w:val="24"/>
                <w:rPrChange w:id="1143" w:author="Yang Liu" w:date="2020-08-09T20:41:00Z">
                  <w:rPr>
                    <w:rFonts w:ascii="Times New Roman" w:hAnsi="Times New Roman"/>
                    <w:sz w:val="24"/>
                    <w:szCs w:val="24"/>
                  </w:rPr>
                </w:rPrChange>
              </w:rPr>
            </w:pPr>
            <w:r w:rsidRPr="00B54640">
              <w:rPr>
                <w:rFonts w:ascii="Garamond" w:hAnsi="Garamond"/>
                <w:sz w:val="24"/>
                <w:szCs w:val="24"/>
                <w:rPrChange w:id="1144" w:author="Yang Liu" w:date="2020-08-09T20:41:00Z">
                  <w:rPr>
                    <w:rFonts w:ascii="Times New Roman" w:hAnsi="Times New Roman"/>
                    <w:sz w:val="24"/>
                    <w:szCs w:val="24"/>
                  </w:rPr>
                </w:rPrChange>
              </w:rPr>
              <w:t>198</w:t>
            </w:r>
          </w:p>
        </w:tc>
        <w:tc>
          <w:tcPr>
            <w:tcW w:w="1559" w:type="dxa"/>
            <w:tcBorders>
              <w:top w:val="single" w:sz="4" w:space="0" w:color="auto"/>
            </w:tcBorders>
            <w:shd w:val="clear" w:color="auto" w:fill="auto"/>
            <w:noWrap/>
            <w:vAlign w:val="center"/>
          </w:tcPr>
          <w:p w14:paraId="3E8458E4" w14:textId="77777777" w:rsidR="00802048" w:rsidRPr="00B54640" w:rsidRDefault="00802048" w:rsidP="00C77B63">
            <w:pPr>
              <w:spacing w:line="480" w:lineRule="auto"/>
              <w:rPr>
                <w:rFonts w:ascii="Garamond" w:hAnsi="Garamond"/>
                <w:sz w:val="24"/>
                <w:szCs w:val="24"/>
                <w:rPrChange w:id="1145" w:author="Yang Liu" w:date="2020-08-09T20:41:00Z">
                  <w:rPr>
                    <w:rFonts w:ascii="Times New Roman" w:hAnsi="Times New Roman"/>
                    <w:sz w:val="24"/>
                    <w:szCs w:val="24"/>
                  </w:rPr>
                </w:rPrChange>
              </w:rPr>
            </w:pPr>
            <w:r w:rsidRPr="00B54640">
              <w:rPr>
                <w:rFonts w:ascii="Garamond" w:hAnsi="Garamond"/>
                <w:sz w:val="24"/>
                <w:szCs w:val="24"/>
                <w:rPrChange w:id="1146" w:author="Yang Liu" w:date="2020-08-09T20:41:00Z">
                  <w:rPr>
                    <w:rFonts w:ascii="Times New Roman" w:hAnsi="Times New Roman"/>
                    <w:sz w:val="24"/>
                    <w:szCs w:val="24"/>
                  </w:rPr>
                </w:rPrChange>
              </w:rPr>
              <w:t>280(188-449)</w:t>
            </w:r>
          </w:p>
        </w:tc>
        <w:tc>
          <w:tcPr>
            <w:tcW w:w="1418" w:type="dxa"/>
            <w:tcBorders>
              <w:top w:val="single" w:sz="4" w:space="0" w:color="auto"/>
            </w:tcBorders>
            <w:shd w:val="clear" w:color="auto" w:fill="auto"/>
            <w:noWrap/>
            <w:vAlign w:val="center"/>
          </w:tcPr>
          <w:p w14:paraId="7652E570" w14:textId="77777777" w:rsidR="00802048" w:rsidRPr="00B54640" w:rsidRDefault="00802048" w:rsidP="00C77B63">
            <w:pPr>
              <w:spacing w:line="480" w:lineRule="auto"/>
              <w:rPr>
                <w:rFonts w:ascii="Garamond" w:hAnsi="Garamond"/>
                <w:sz w:val="24"/>
                <w:szCs w:val="24"/>
                <w:rPrChange w:id="1147" w:author="Yang Liu" w:date="2020-08-09T20:41:00Z">
                  <w:rPr>
                    <w:rFonts w:ascii="Times New Roman" w:hAnsi="Times New Roman"/>
                    <w:sz w:val="24"/>
                    <w:szCs w:val="24"/>
                  </w:rPr>
                </w:rPrChange>
              </w:rPr>
            </w:pPr>
            <w:r w:rsidRPr="00B54640">
              <w:rPr>
                <w:rFonts w:ascii="Garamond" w:hAnsi="Garamond"/>
                <w:sz w:val="24"/>
                <w:szCs w:val="24"/>
                <w:rPrChange w:id="1148" w:author="Yang Liu" w:date="2020-08-09T20:41:00Z">
                  <w:rPr>
                    <w:rFonts w:ascii="Times New Roman" w:hAnsi="Times New Roman"/>
                    <w:sz w:val="24"/>
                    <w:szCs w:val="24"/>
                  </w:rPr>
                </w:rPrChange>
              </w:rPr>
              <w:t>17(13-22)</w:t>
            </w:r>
          </w:p>
        </w:tc>
        <w:tc>
          <w:tcPr>
            <w:tcW w:w="1696" w:type="dxa"/>
            <w:tcBorders>
              <w:top w:val="single" w:sz="4" w:space="0" w:color="auto"/>
            </w:tcBorders>
            <w:shd w:val="clear" w:color="auto" w:fill="auto"/>
            <w:noWrap/>
            <w:vAlign w:val="center"/>
          </w:tcPr>
          <w:p w14:paraId="6538E5E2" w14:textId="77777777" w:rsidR="00802048" w:rsidRPr="00B54640" w:rsidRDefault="00802048" w:rsidP="00C77B63">
            <w:pPr>
              <w:spacing w:line="480" w:lineRule="auto"/>
              <w:rPr>
                <w:rFonts w:ascii="Garamond" w:hAnsi="Garamond"/>
                <w:sz w:val="24"/>
                <w:szCs w:val="24"/>
                <w:rPrChange w:id="1149" w:author="Yang Liu" w:date="2020-08-09T20:41:00Z">
                  <w:rPr>
                    <w:rFonts w:ascii="Times New Roman" w:hAnsi="Times New Roman"/>
                    <w:sz w:val="24"/>
                    <w:szCs w:val="24"/>
                  </w:rPr>
                </w:rPrChange>
              </w:rPr>
            </w:pPr>
            <w:r w:rsidRPr="00B54640">
              <w:rPr>
                <w:rFonts w:ascii="Garamond" w:hAnsi="Garamond"/>
                <w:sz w:val="24"/>
                <w:szCs w:val="24"/>
                <w:rPrChange w:id="1150" w:author="Yang Liu" w:date="2020-08-09T20:41:00Z">
                  <w:rPr>
                    <w:rFonts w:ascii="Times New Roman" w:hAnsi="Times New Roman"/>
                    <w:sz w:val="24"/>
                    <w:szCs w:val="24"/>
                  </w:rPr>
                </w:rPrChange>
              </w:rPr>
              <w:t>6.5%(4.0-10.1)</w:t>
            </w:r>
          </w:p>
        </w:tc>
        <w:tc>
          <w:tcPr>
            <w:tcW w:w="1701" w:type="dxa"/>
            <w:tcBorders>
              <w:top w:val="single" w:sz="4" w:space="0" w:color="auto"/>
            </w:tcBorders>
            <w:shd w:val="clear" w:color="auto" w:fill="auto"/>
            <w:noWrap/>
            <w:vAlign w:val="center"/>
          </w:tcPr>
          <w:p w14:paraId="52D7F407" w14:textId="77777777" w:rsidR="00802048" w:rsidRPr="00B54640" w:rsidRDefault="00802048" w:rsidP="00C77B63">
            <w:pPr>
              <w:spacing w:line="480" w:lineRule="auto"/>
              <w:rPr>
                <w:rFonts w:ascii="Garamond" w:hAnsi="Garamond"/>
                <w:sz w:val="24"/>
                <w:szCs w:val="24"/>
                <w:rPrChange w:id="1151" w:author="Yang Liu" w:date="2020-08-09T20:41:00Z">
                  <w:rPr>
                    <w:rFonts w:ascii="Times New Roman" w:hAnsi="Times New Roman"/>
                    <w:sz w:val="24"/>
                    <w:szCs w:val="24"/>
                  </w:rPr>
                </w:rPrChange>
              </w:rPr>
            </w:pPr>
            <w:r w:rsidRPr="00B54640">
              <w:rPr>
                <w:rFonts w:ascii="Garamond" w:hAnsi="Garamond"/>
                <w:sz w:val="24"/>
                <w:szCs w:val="24"/>
                <w:rPrChange w:id="1152" w:author="Yang Liu" w:date="2020-08-09T20:41:00Z">
                  <w:rPr>
                    <w:rFonts w:ascii="Times New Roman" w:hAnsi="Times New Roman"/>
                    <w:sz w:val="24"/>
                    <w:szCs w:val="24"/>
                  </w:rPr>
                </w:rPrChange>
              </w:rPr>
              <w:t>15(11-22)</w:t>
            </w:r>
          </w:p>
        </w:tc>
      </w:tr>
      <w:tr w:rsidR="00802048" w:rsidRPr="00B54640" w14:paraId="74E055F0" w14:textId="77777777" w:rsidTr="00C76037">
        <w:trPr>
          <w:trHeight w:val="17"/>
          <w:jc w:val="center"/>
        </w:trPr>
        <w:tc>
          <w:tcPr>
            <w:tcW w:w="1297" w:type="dxa"/>
            <w:shd w:val="clear" w:color="auto" w:fill="auto"/>
            <w:noWrap/>
            <w:vAlign w:val="center"/>
          </w:tcPr>
          <w:p w14:paraId="09D896EB" w14:textId="77777777" w:rsidR="00802048" w:rsidRPr="00B54640" w:rsidRDefault="00802048" w:rsidP="00C77B63">
            <w:pPr>
              <w:spacing w:line="480" w:lineRule="auto"/>
              <w:rPr>
                <w:rFonts w:ascii="Garamond" w:hAnsi="Garamond"/>
                <w:sz w:val="24"/>
                <w:szCs w:val="24"/>
                <w:rPrChange w:id="1153" w:author="Yang Liu" w:date="2020-08-09T20:41:00Z">
                  <w:rPr>
                    <w:rFonts w:ascii="Times New Roman" w:hAnsi="Times New Roman"/>
                    <w:sz w:val="24"/>
                    <w:szCs w:val="24"/>
                  </w:rPr>
                </w:rPrChange>
              </w:rPr>
            </w:pPr>
            <w:r w:rsidRPr="00B54640">
              <w:rPr>
                <w:rFonts w:ascii="Garamond" w:hAnsi="Garamond"/>
                <w:sz w:val="24"/>
                <w:szCs w:val="24"/>
                <w:rPrChange w:id="1154" w:author="Yang Liu" w:date="2020-08-09T20:41:00Z">
                  <w:rPr>
                    <w:rFonts w:ascii="Times New Roman" w:hAnsi="Times New Roman"/>
                    <w:sz w:val="24"/>
                    <w:szCs w:val="24"/>
                  </w:rPr>
                </w:rPrChange>
              </w:rPr>
              <w:t>CV-A16</w:t>
            </w:r>
          </w:p>
        </w:tc>
        <w:tc>
          <w:tcPr>
            <w:tcW w:w="1276" w:type="dxa"/>
            <w:shd w:val="clear" w:color="auto" w:fill="auto"/>
            <w:noWrap/>
            <w:vAlign w:val="center"/>
          </w:tcPr>
          <w:p w14:paraId="55226E51" w14:textId="77777777" w:rsidR="00802048" w:rsidRPr="00B54640" w:rsidRDefault="00802048" w:rsidP="00C77B63">
            <w:pPr>
              <w:spacing w:line="480" w:lineRule="auto"/>
              <w:rPr>
                <w:rFonts w:ascii="Garamond" w:hAnsi="Garamond"/>
                <w:sz w:val="24"/>
                <w:szCs w:val="24"/>
                <w:rPrChange w:id="1155" w:author="Yang Liu" w:date="2020-08-09T20:41:00Z">
                  <w:rPr>
                    <w:rFonts w:ascii="Times New Roman" w:hAnsi="Times New Roman"/>
                    <w:sz w:val="24"/>
                    <w:szCs w:val="24"/>
                  </w:rPr>
                </w:rPrChange>
              </w:rPr>
            </w:pPr>
            <w:r w:rsidRPr="00B54640">
              <w:rPr>
                <w:rFonts w:ascii="Garamond" w:hAnsi="Garamond"/>
                <w:sz w:val="24"/>
                <w:szCs w:val="24"/>
                <w:rPrChange w:id="1156" w:author="Yang Liu" w:date="2020-08-09T20:41:00Z">
                  <w:rPr>
                    <w:rFonts w:ascii="Times New Roman" w:hAnsi="Times New Roman"/>
                    <w:sz w:val="24"/>
                    <w:szCs w:val="24"/>
                  </w:rPr>
                </w:rPrChange>
              </w:rPr>
              <w:t>316</w:t>
            </w:r>
          </w:p>
        </w:tc>
        <w:tc>
          <w:tcPr>
            <w:tcW w:w="1559" w:type="dxa"/>
            <w:shd w:val="clear" w:color="000000" w:fill="FFFFFF"/>
            <w:noWrap/>
            <w:vAlign w:val="center"/>
          </w:tcPr>
          <w:p w14:paraId="24EEF511" w14:textId="77777777" w:rsidR="00802048" w:rsidRPr="00B54640" w:rsidRDefault="00802048" w:rsidP="00C77B63">
            <w:pPr>
              <w:spacing w:line="480" w:lineRule="auto"/>
              <w:rPr>
                <w:rFonts w:ascii="Garamond" w:hAnsi="Garamond"/>
                <w:sz w:val="24"/>
                <w:szCs w:val="24"/>
                <w:rPrChange w:id="1157" w:author="Yang Liu" w:date="2020-08-09T20:41:00Z">
                  <w:rPr>
                    <w:rFonts w:ascii="Times New Roman" w:hAnsi="Times New Roman"/>
                    <w:sz w:val="24"/>
                    <w:szCs w:val="24"/>
                  </w:rPr>
                </w:rPrChange>
              </w:rPr>
            </w:pPr>
            <w:r w:rsidRPr="00B54640">
              <w:rPr>
                <w:rFonts w:ascii="Garamond" w:hAnsi="Garamond"/>
                <w:sz w:val="24"/>
                <w:szCs w:val="24"/>
                <w:rPrChange w:id="1158" w:author="Yang Liu" w:date="2020-08-09T20:41:00Z">
                  <w:rPr>
                    <w:rFonts w:ascii="Times New Roman" w:hAnsi="Times New Roman"/>
                    <w:sz w:val="24"/>
                    <w:szCs w:val="24"/>
                  </w:rPr>
                </w:rPrChange>
              </w:rPr>
              <w:t>299(189-453)</w:t>
            </w:r>
          </w:p>
        </w:tc>
        <w:tc>
          <w:tcPr>
            <w:tcW w:w="1418" w:type="dxa"/>
            <w:shd w:val="clear" w:color="000000" w:fill="FFFFFF"/>
            <w:noWrap/>
            <w:vAlign w:val="center"/>
          </w:tcPr>
          <w:p w14:paraId="7E3C4645" w14:textId="77777777" w:rsidR="00802048" w:rsidRPr="00B54640" w:rsidRDefault="00802048" w:rsidP="00C77B63">
            <w:pPr>
              <w:spacing w:line="480" w:lineRule="auto"/>
              <w:rPr>
                <w:rFonts w:ascii="Garamond" w:hAnsi="Garamond"/>
                <w:sz w:val="24"/>
                <w:szCs w:val="24"/>
                <w:rPrChange w:id="1159" w:author="Yang Liu" w:date="2020-08-09T20:41:00Z">
                  <w:rPr>
                    <w:rFonts w:ascii="Times New Roman" w:hAnsi="Times New Roman"/>
                    <w:sz w:val="24"/>
                    <w:szCs w:val="24"/>
                  </w:rPr>
                </w:rPrChange>
              </w:rPr>
            </w:pPr>
            <w:r w:rsidRPr="00B54640">
              <w:rPr>
                <w:rFonts w:ascii="Garamond" w:hAnsi="Garamond"/>
                <w:sz w:val="24"/>
                <w:szCs w:val="24"/>
                <w:rPrChange w:id="1160" w:author="Yang Liu" w:date="2020-08-09T20:41:00Z">
                  <w:rPr>
                    <w:rFonts w:ascii="Times New Roman" w:hAnsi="Times New Roman"/>
                    <w:sz w:val="24"/>
                    <w:szCs w:val="24"/>
                  </w:rPr>
                </w:rPrChange>
              </w:rPr>
              <w:t>17(14-22)</w:t>
            </w:r>
          </w:p>
        </w:tc>
        <w:tc>
          <w:tcPr>
            <w:tcW w:w="1696" w:type="dxa"/>
            <w:shd w:val="clear" w:color="000000" w:fill="FFFFFF"/>
            <w:noWrap/>
            <w:vAlign w:val="center"/>
          </w:tcPr>
          <w:p w14:paraId="6960AEA3" w14:textId="77777777" w:rsidR="00802048" w:rsidRPr="00B54640" w:rsidRDefault="00802048" w:rsidP="00C77B63">
            <w:pPr>
              <w:spacing w:line="480" w:lineRule="auto"/>
              <w:rPr>
                <w:rFonts w:ascii="Garamond" w:hAnsi="Garamond"/>
                <w:sz w:val="24"/>
                <w:szCs w:val="24"/>
                <w:rPrChange w:id="1161" w:author="Yang Liu" w:date="2020-08-09T20:41:00Z">
                  <w:rPr>
                    <w:rFonts w:ascii="Times New Roman" w:hAnsi="Times New Roman"/>
                    <w:sz w:val="24"/>
                    <w:szCs w:val="24"/>
                  </w:rPr>
                </w:rPrChange>
              </w:rPr>
            </w:pPr>
            <w:r w:rsidRPr="00B54640">
              <w:rPr>
                <w:rFonts w:ascii="Garamond" w:hAnsi="Garamond"/>
                <w:sz w:val="24"/>
                <w:szCs w:val="24"/>
                <w:rPrChange w:id="1162" w:author="Yang Liu" w:date="2020-08-09T20:41:00Z">
                  <w:rPr>
                    <w:rFonts w:ascii="Times New Roman" w:hAnsi="Times New Roman"/>
                    <w:sz w:val="24"/>
                    <w:szCs w:val="24"/>
                  </w:rPr>
                </w:rPrChange>
              </w:rPr>
              <w:t>6.1%(4.3-10.0)</w:t>
            </w:r>
          </w:p>
        </w:tc>
        <w:tc>
          <w:tcPr>
            <w:tcW w:w="1701" w:type="dxa"/>
            <w:shd w:val="clear" w:color="000000" w:fill="FFFFFF"/>
            <w:noWrap/>
            <w:vAlign w:val="center"/>
          </w:tcPr>
          <w:p w14:paraId="3D18A0DF" w14:textId="77777777" w:rsidR="00802048" w:rsidRPr="00B54640" w:rsidRDefault="00802048" w:rsidP="00C77B63">
            <w:pPr>
              <w:spacing w:line="480" w:lineRule="auto"/>
              <w:rPr>
                <w:rFonts w:ascii="Garamond" w:hAnsi="Garamond"/>
                <w:sz w:val="24"/>
                <w:szCs w:val="24"/>
                <w:rPrChange w:id="1163" w:author="Yang Liu" w:date="2020-08-09T20:41:00Z">
                  <w:rPr>
                    <w:rFonts w:ascii="Times New Roman" w:hAnsi="Times New Roman"/>
                    <w:sz w:val="24"/>
                    <w:szCs w:val="24"/>
                  </w:rPr>
                </w:rPrChange>
              </w:rPr>
            </w:pPr>
            <w:r w:rsidRPr="00B54640">
              <w:rPr>
                <w:rFonts w:ascii="Garamond" w:hAnsi="Garamond"/>
                <w:sz w:val="24"/>
                <w:szCs w:val="24"/>
                <w:rPrChange w:id="1164" w:author="Yang Liu" w:date="2020-08-09T20:41:00Z">
                  <w:rPr>
                    <w:rFonts w:ascii="Times New Roman" w:hAnsi="Times New Roman"/>
                    <w:sz w:val="24"/>
                    <w:szCs w:val="24"/>
                  </w:rPr>
                </w:rPrChange>
              </w:rPr>
              <w:t>16(11-22)</w:t>
            </w:r>
          </w:p>
        </w:tc>
      </w:tr>
      <w:tr w:rsidR="00802048" w:rsidRPr="00B54640" w14:paraId="75AE9092" w14:textId="77777777" w:rsidTr="00C76037">
        <w:trPr>
          <w:trHeight w:val="17"/>
          <w:jc w:val="center"/>
        </w:trPr>
        <w:tc>
          <w:tcPr>
            <w:tcW w:w="1297" w:type="dxa"/>
            <w:shd w:val="clear" w:color="auto" w:fill="auto"/>
            <w:noWrap/>
            <w:vAlign w:val="center"/>
          </w:tcPr>
          <w:p w14:paraId="5D4DCA9A" w14:textId="77777777" w:rsidR="00802048" w:rsidRPr="00B54640" w:rsidRDefault="00802048" w:rsidP="00C77B63">
            <w:pPr>
              <w:spacing w:line="480" w:lineRule="auto"/>
              <w:rPr>
                <w:rFonts w:ascii="Garamond" w:hAnsi="Garamond"/>
                <w:sz w:val="24"/>
                <w:szCs w:val="24"/>
                <w:rPrChange w:id="1165" w:author="Yang Liu" w:date="2020-08-09T20:41:00Z">
                  <w:rPr>
                    <w:rFonts w:ascii="Times New Roman" w:hAnsi="Times New Roman"/>
                    <w:sz w:val="24"/>
                    <w:szCs w:val="24"/>
                  </w:rPr>
                </w:rPrChange>
              </w:rPr>
            </w:pPr>
            <w:r w:rsidRPr="00B54640">
              <w:rPr>
                <w:rFonts w:ascii="Garamond" w:hAnsi="Garamond"/>
                <w:sz w:val="24"/>
                <w:szCs w:val="24"/>
                <w:rPrChange w:id="1166" w:author="Yang Liu" w:date="2020-08-09T20:41:00Z">
                  <w:rPr>
                    <w:rFonts w:ascii="Times New Roman" w:hAnsi="Times New Roman"/>
                    <w:sz w:val="24"/>
                    <w:szCs w:val="24"/>
                  </w:rPr>
                </w:rPrChange>
              </w:rPr>
              <w:t>CV-A6</w:t>
            </w:r>
          </w:p>
        </w:tc>
        <w:tc>
          <w:tcPr>
            <w:tcW w:w="1276" w:type="dxa"/>
            <w:shd w:val="clear" w:color="auto" w:fill="auto"/>
            <w:noWrap/>
            <w:vAlign w:val="center"/>
          </w:tcPr>
          <w:p w14:paraId="0C625DE0" w14:textId="77777777" w:rsidR="00802048" w:rsidRPr="00B54640" w:rsidRDefault="00802048" w:rsidP="00C77B63">
            <w:pPr>
              <w:spacing w:line="480" w:lineRule="auto"/>
              <w:rPr>
                <w:rFonts w:ascii="Garamond" w:hAnsi="Garamond"/>
                <w:sz w:val="24"/>
                <w:szCs w:val="24"/>
                <w:rPrChange w:id="1167" w:author="Yang Liu" w:date="2020-08-09T20:41:00Z">
                  <w:rPr>
                    <w:rFonts w:ascii="Times New Roman" w:hAnsi="Times New Roman"/>
                    <w:sz w:val="24"/>
                    <w:szCs w:val="24"/>
                  </w:rPr>
                </w:rPrChange>
              </w:rPr>
            </w:pPr>
            <w:r w:rsidRPr="00B54640">
              <w:rPr>
                <w:rFonts w:ascii="Garamond" w:hAnsi="Garamond"/>
                <w:sz w:val="24"/>
                <w:szCs w:val="24"/>
                <w:rPrChange w:id="1168" w:author="Yang Liu" w:date="2020-08-09T20:41:00Z">
                  <w:rPr>
                    <w:rFonts w:ascii="Times New Roman" w:hAnsi="Times New Roman"/>
                    <w:sz w:val="24"/>
                    <w:szCs w:val="24"/>
                  </w:rPr>
                </w:rPrChange>
              </w:rPr>
              <w:t>25</w:t>
            </w:r>
          </w:p>
        </w:tc>
        <w:tc>
          <w:tcPr>
            <w:tcW w:w="1559" w:type="dxa"/>
            <w:shd w:val="clear" w:color="000000" w:fill="FFFFFF"/>
            <w:noWrap/>
            <w:vAlign w:val="center"/>
          </w:tcPr>
          <w:p w14:paraId="34B80B61" w14:textId="77777777" w:rsidR="00802048" w:rsidRPr="00B54640" w:rsidRDefault="00802048" w:rsidP="00C77B63">
            <w:pPr>
              <w:spacing w:line="480" w:lineRule="auto"/>
              <w:rPr>
                <w:rFonts w:ascii="Garamond" w:hAnsi="Garamond"/>
                <w:sz w:val="24"/>
                <w:szCs w:val="24"/>
                <w:rPrChange w:id="1169" w:author="Yang Liu" w:date="2020-08-09T20:41:00Z">
                  <w:rPr>
                    <w:rFonts w:ascii="Times New Roman" w:hAnsi="Times New Roman"/>
                    <w:sz w:val="24"/>
                    <w:szCs w:val="24"/>
                  </w:rPr>
                </w:rPrChange>
              </w:rPr>
            </w:pPr>
            <w:r w:rsidRPr="00B54640">
              <w:rPr>
                <w:rFonts w:ascii="Garamond" w:hAnsi="Garamond"/>
                <w:sz w:val="24"/>
                <w:szCs w:val="24"/>
                <w:rPrChange w:id="1170" w:author="Yang Liu" w:date="2020-08-09T20:41:00Z">
                  <w:rPr>
                    <w:rFonts w:ascii="Times New Roman" w:hAnsi="Times New Roman"/>
                    <w:sz w:val="24"/>
                    <w:szCs w:val="24"/>
                  </w:rPr>
                </w:rPrChange>
              </w:rPr>
              <w:t>408(300-658)</w:t>
            </w:r>
          </w:p>
        </w:tc>
        <w:tc>
          <w:tcPr>
            <w:tcW w:w="1418" w:type="dxa"/>
            <w:shd w:val="clear" w:color="000000" w:fill="FFFFFF"/>
            <w:noWrap/>
            <w:vAlign w:val="center"/>
          </w:tcPr>
          <w:p w14:paraId="13995A23" w14:textId="77777777" w:rsidR="00802048" w:rsidRPr="00B54640" w:rsidRDefault="00802048" w:rsidP="00C77B63">
            <w:pPr>
              <w:spacing w:line="480" w:lineRule="auto"/>
              <w:rPr>
                <w:rFonts w:ascii="Garamond" w:hAnsi="Garamond"/>
                <w:sz w:val="24"/>
                <w:szCs w:val="24"/>
                <w:rPrChange w:id="1171" w:author="Yang Liu" w:date="2020-08-09T20:41:00Z">
                  <w:rPr>
                    <w:rFonts w:ascii="Times New Roman" w:hAnsi="Times New Roman"/>
                    <w:sz w:val="24"/>
                    <w:szCs w:val="24"/>
                  </w:rPr>
                </w:rPrChange>
              </w:rPr>
            </w:pPr>
            <w:r w:rsidRPr="00B54640">
              <w:rPr>
                <w:rFonts w:ascii="Garamond" w:hAnsi="Garamond"/>
                <w:sz w:val="24"/>
                <w:szCs w:val="24"/>
                <w:rPrChange w:id="1172" w:author="Yang Liu" w:date="2020-08-09T20:41:00Z">
                  <w:rPr>
                    <w:rFonts w:ascii="Times New Roman" w:hAnsi="Times New Roman"/>
                    <w:sz w:val="24"/>
                    <w:szCs w:val="24"/>
                  </w:rPr>
                </w:rPrChange>
              </w:rPr>
              <w:t>16(14-20)</w:t>
            </w:r>
          </w:p>
        </w:tc>
        <w:tc>
          <w:tcPr>
            <w:tcW w:w="1696" w:type="dxa"/>
            <w:shd w:val="clear" w:color="000000" w:fill="FFFFFF"/>
            <w:noWrap/>
            <w:vAlign w:val="center"/>
          </w:tcPr>
          <w:p w14:paraId="7D23B8A5" w14:textId="77777777" w:rsidR="00802048" w:rsidRPr="00B54640" w:rsidRDefault="00802048" w:rsidP="00C77B63">
            <w:pPr>
              <w:spacing w:line="480" w:lineRule="auto"/>
              <w:rPr>
                <w:rFonts w:ascii="Garamond" w:hAnsi="Garamond"/>
                <w:sz w:val="24"/>
                <w:szCs w:val="24"/>
                <w:rPrChange w:id="1173" w:author="Yang Liu" w:date="2020-08-09T20:41:00Z">
                  <w:rPr>
                    <w:rFonts w:ascii="Times New Roman" w:hAnsi="Times New Roman"/>
                    <w:sz w:val="24"/>
                    <w:szCs w:val="24"/>
                  </w:rPr>
                </w:rPrChange>
              </w:rPr>
            </w:pPr>
            <w:r w:rsidRPr="00B54640">
              <w:rPr>
                <w:rFonts w:ascii="Garamond" w:hAnsi="Garamond"/>
                <w:sz w:val="24"/>
                <w:szCs w:val="24"/>
                <w:rPrChange w:id="1174" w:author="Yang Liu" w:date="2020-08-09T20:41:00Z">
                  <w:rPr>
                    <w:rFonts w:ascii="Times New Roman" w:hAnsi="Times New Roman"/>
                    <w:sz w:val="24"/>
                    <w:szCs w:val="24"/>
                  </w:rPr>
                </w:rPrChange>
              </w:rPr>
              <w:t>4.2%(3.2-5.2)</w:t>
            </w:r>
          </w:p>
        </w:tc>
        <w:tc>
          <w:tcPr>
            <w:tcW w:w="1701" w:type="dxa"/>
            <w:shd w:val="clear" w:color="000000" w:fill="FFFFFF"/>
            <w:noWrap/>
            <w:vAlign w:val="center"/>
          </w:tcPr>
          <w:p w14:paraId="5E6F7A2A" w14:textId="77777777" w:rsidR="00802048" w:rsidRPr="00B54640" w:rsidRDefault="00802048" w:rsidP="00C77B63">
            <w:pPr>
              <w:spacing w:line="480" w:lineRule="auto"/>
              <w:rPr>
                <w:rFonts w:ascii="Garamond" w:hAnsi="Garamond"/>
                <w:sz w:val="24"/>
                <w:szCs w:val="24"/>
                <w:rPrChange w:id="1175" w:author="Yang Liu" w:date="2020-08-09T20:41:00Z">
                  <w:rPr>
                    <w:rFonts w:ascii="Times New Roman" w:hAnsi="Times New Roman"/>
                    <w:sz w:val="24"/>
                    <w:szCs w:val="24"/>
                  </w:rPr>
                </w:rPrChange>
              </w:rPr>
            </w:pPr>
            <w:r w:rsidRPr="00B54640">
              <w:rPr>
                <w:rFonts w:ascii="Garamond" w:hAnsi="Garamond"/>
                <w:sz w:val="24"/>
                <w:szCs w:val="24"/>
                <w:rPrChange w:id="1176" w:author="Yang Liu" w:date="2020-08-09T20:41:00Z">
                  <w:rPr>
                    <w:rFonts w:ascii="Times New Roman" w:hAnsi="Times New Roman"/>
                    <w:sz w:val="24"/>
                    <w:szCs w:val="24"/>
                  </w:rPr>
                </w:rPrChange>
              </w:rPr>
              <w:t>14(10-17)</w:t>
            </w:r>
          </w:p>
        </w:tc>
      </w:tr>
      <w:tr w:rsidR="00802048" w:rsidRPr="00B54640" w14:paraId="271ED920" w14:textId="77777777" w:rsidTr="00C76037">
        <w:trPr>
          <w:trHeight w:val="17"/>
          <w:jc w:val="center"/>
        </w:trPr>
        <w:tc>
          <w:tcPr>
            <w:tcW w:w="1297" w:type="dxa"/>
            <w:tcBorders>
              <w:bottom w:val="single" w:sz="4" w:space="0" w:color="auto"/>
            </w:tcBorders>
            <w:shd w:val="clear" w:color="auto" w:fill="auto"/>
            <w:noWrap/>
            <w:vAlign w:val="center"/>
          </w:tcPr>
          <w:p w14:paraId="44ED1FC8" w14:textId="77777777" w:rsidR="00802048" w:rsidRPr="00B54640" w:rsidRDefault="00802048" w:rsidP="00C77B63">
            <w:pPr>
              <w:spacing w:line="480" w:lineRule="auto"/>
              <w:rPr>
                <w:rFonts w:ascii="Garamond" w:hAnsi="Garamond"/>
                <w:sz w:val="24"/>
                <w:szCs w:val="24"/>
                <w:rPrChange w:id="1177" w:author="Yang Liu" w:date="2020-08-09T20:41:00Z">
                  <w:rPr>
                    <w:rFonts w:ascii="Times New Roman" w:hAnsi="Times New Roman"/>
                    <w:sz w:val="24"/>
                    <w:szCs w:val="24"/>
                  </w:rPr>
                </w:rPrChange>
              </w:rPr>
            </w:pPr>
            <w:r w:rsidRPr="00B54640">
              <w:rPr>
                <w:rFonts w:ascii="Garamond" w:hAnsi="Garamond"/>
                <w:sz w:val="24"/>
                <w:szCs w:val="24"/>
                <w:rPrChange w:id="1178" w:author="Yang Liu" w:date="2020-08-09T20:41:00Z">
                  <w:rPr>
                    <w:rFonts w:ascii="Times New Roman" w:hAnsi="Times New Roman"/>
                    <w:sz w:val="24"/>
                    <w:szCs w:val="24"/>
                  </w:rPr>
                </w:rPrChange>
              </w:rPr>
              <w:t>Overall</w:t>
            </w:r>
          </w:p>
        </w:tc>
        <w:tc>
          <w:tcPr>
            <w:tcW w:w="1276" w:type="dxa"/>
            <w:tcBorders>
              <w:bottom w:val="single" w:sz="4" w:space="0" w:color="auto"/>
            </w:tcBorders>
            <w:shd w:val="clear" w:color="auto" w:fill="auto"/>
            <w:noWrap/>
            <w:vAlign w:val="center"/>
          </w:tcPr>
          <w:p w14:paraId="57E9277A" w14:textId="77777777" w:rsidR="00802048" w:rsidRPr="00B54640" w:rsidRDefault="00802048" w:rsidP="00C77B63">
            <w:pPr>
              <w:spacing w:line="480" w:lineRule="auto"/>
              <w:rPr>
                <w:rFonts w:ascii="Garamond" w:hAnsi="Garamond"/>
                <w:sz w:val="24"/>
                <w:szCs w:val="24"/>
                <w:rPrChange w:id="1179" w:author="Yang Liu" w:date="2020-08-09T20:41:00Z">
                  <w:rPr>
                    <w:rFonts w:ascii="Times New Roman" w:hAnsi="Times New Roman"/>
                    <w:sz w:val="24"/>
                    <w:szCs w:val="24"/>
                  </w:rPr>
                </w:rPrChange>
              </w:rPr>
            </w:pPr>
            <w:r w:rsidRPr="00B54640">
              <w:rPr>
                <w:rFonts w:ascii="Garamond" w:hAnsi="Garamond"/>
                <w:sz w:val="24"/>
                <w:szCs w:val="24"/>
                <w:rPrChange w:id="1180" w:author="Yang Liu" w:date="2020-08-09T20:41:00Z">
                  <w:rPr>
                    <w:rFonts w:ascii="Times New Roman" w:hAnsi="Times New Roman"/>
                    <w:sz w:val="24"/>
                    <w:szCs w:val="24"/>
                  </w:rPr>
                </w:rPrChange>
              </w:rPr>
              <w:t>539</w:t>
            </w:r>
          </w:p>
        </w:tc>
        <w:tc>
          <w:tcPr>
            <w:tcW w:w="1559" w:type="dxa"/>
            <w:tcBorders>
              <w:bottom w:val="single" w:sz="4" w:space="0" w:color="auto"/>
            </w:tcBorders>
            <w:shd w:val="clear" w:color="000000" w:fill="FFFFFF"/>
            <w:noWrap/>
            <w:vAlign w:val="center"/>
          </w:tcPr>
          <w:p w14:paraId="269C5BC6" w14:textId="77777777" w:rsidR="00802048" w:rsidRPr="00B54640" w:rsidRDefault="00802048" w:rsidP="00C77B63">
            <w:pPr>
              <w:spacing w:line="480" w:lineRule="auto"/>
              <w:rPr>
                <w:rFonts w:ascii="Garamond" w:hAnsi="Garamond"/>
                <w:sz w:val="24"/>
                <w:szCs w:val="24"/>
                <w:rPrChange w:id="1181" w:author="Yang Liu" w:date="2020-08-09T20:41:00Z">
                  <w:rPr>
                    <w:rFonts w:ascii="Times New Roman" w:hAnsi="Times New Roman"/>
                    <w:sz w:val="24"/>
                    <w:szCs w:val="24"/>
                  </w:rPr>
                </w:rPrChange>
              </w:rPr>
            </w:pPr>
            <w:r w:rsidRPr="00B54640">
              <w:rPr>
                <w:rFonts w:ascii="Garamond" w:hAnsi="Garamond"/>
                <w:sz w:val="24"/>
                <w:szCs w:val="24"/>
                <w:rPrChange w:id="1182" w:author="Yang Liu" w:date="2020-08-09T20:41:00Z">
                  <w:rPr>
                    <w:rFonts w:ascii="Times New Roman" w:hAnsi="Times New Roman"/>
                    <w:sz w:val="24"/>
                    <w:szCs w:val="24"/>
                  </w:rPr>
                </w:rPrChange>
              </w:rPr>
              <w:t>297(191-451)</w:t>
            </w:r>
          </w:p>
        </w:tc>
        <w:tc>
          <w:tcPr>
            <w:tcW w:w="1418" w:type="dxa"/>
            <w:tcBorders>
              <w:bottom w:val="single" w:sz="4" w:space="0" w:color="auto"/>
            </w:tcBorders>
            <w:shd w:val="clear" w:color="000000" w:fill="FFFFFF"/>
            <w:noWrap/>
            <w:vAlign w:val="center"/>
          </w:tcPr>
          <w:p w14:paraId="57797659" w14:textId="77777777" w:rsidR="00802048" w:rsidRPr="00B54640" w:rsidRDefault="00802048" w:rsidP="00C77B63">
            <w:pPr>
              <w:spacing w:line="480" w:lineRule="auto"/>
              <w:rPr>
                <w:rFonts w:ascii="Garamond" w:hAnsi="Garamond"/>
                <w:sz w:val="24"/>
                <w:szCs w:val="24"/>
                <w:rPrChange w:id="1183" w:author="Yang Liu" w:date="2020-08-09T20:41:00Z">
                  <w:rPr>
                    <w:rFonts w:ascii="Times New Roman" w:hAnsi="Times New Roman"/>
                    <w:sz w:val="24"/>
                    <w:szCs w:val="24"/>
                  </w:rPr>
                </w:rPrChange>
              </w:rPr>
            </w:pPr>
            <w:r w:rsidRPr="00B54640">
              <w:rPr>
                <w:rFonts w:ascii="Garamond" w:hAnsi="Garamond"/>
                <w:sz w:val="24"/>
                <w:szCs w:val="24"/>
                <w:rPrChange w:id="1184" w:author="Yang Liu" w:date="2020-08-09T20:41:00Z">
                  <w:rPr>
                    <w:rFonts w:ascii="Times New Roman" w:hAnsi="Times New Roman"/>
                    <w:sz w:val="24"/>
                    <w:szCs w:val="24"/>
                  </w:rPr>
                </w:rPrChange>
              </w:rPr>
              <w:t>17(13-22)</w:t>
            </w:r>
          </w:p>
        </w:tc>
        <w:tc>
          <w:tcPr>
            <w:tcW w:w="1696" w:type="dxa"/>
            <w:tcBorders>
              <w:bottom w:val="single" w:sz="4" w:space="0" w:color="auto"/>
            </w:tcBorders>
            <w:shd w:val="clear" w:color="000000" w:fill="FFFFFF"/>
            <w:noWrap/>
            <w:vAlign w:val="center"/>
          </w:tcPr>
          <w:p w14:paraId="69BE0FBE" w14:textId="77777777" w:rsidR="00802048" w:rsidRPr="00B54640" w:rsidRDefault="00802048" w:rsidP="00C77B63">
            <w:pPr>
              <w:spacing w:line="480" w:lineRule="auto"/>
              <w:rPr>
                <w:rFonts w:ascii="Garamond" w:hAnsi="Garamond"/>
                <w:sz w:val="24"/>
                <w:szCs w:val="24"/>
                <w:rPrChange w:id="1185" w:author="Yang Liu" w:date="2020-08-09T20:41:00Z">
                  <w:rPr>
                    <w:rFonts w:ascii="Times New Roman" w:hAnsi="Times New Roman"/>
                    <w:sz w:val="24"/>
                    <w:szCs w:val="24"/>
                  </w:rPr>
                </w:rPrChange>
              </w:rPr>
            </w:pPr>
            <w:r w:rsidRPr="00B54640">
              <w:rPr>
                <w:rFonts w:ascii="Garamond" w:hAnsi="Garamond"/>
                <w:sz w:val="24"/>
                <w:szCs w:val="24"/>
                <w:rPrChange w:id="1186" w:author="Yang Liu" w:date="2020-08-09T20:41:00Z">
                  <w:rPr>
                    <w:rFonts w:ascii="Times New Roman" w:hAnsi="Times New Roman"/>
                    <w:sz w:val="24"/>
                    <w:szCs w:val="24"/>
                  </w:rPr>
                </w:rPrChange>
              </w:rPr>
              <w:t>6.1%(4.0-10.0)</w:t>
            </w:r>
          </w:p>
        </w:tc>
        <w:tc>
          <w:tcPr>
            <w:tcW w:w="1701" w:type="dxa"/>
            <w:tcBorders>
              <w:bottom w:val="single" w:sz="4" w:space="0" w:color="auto"/>
            </w:tcBorders>
            <w:shd w:val="clear" w:color="000000" w:fill="FFFFFF"/>
            <w:noWrap/>
            <w:vAlign w:val="center"/>
          </w:tcPr>
          <w:p w14:paraId="3B6EDCF1" w14:textId="77777777" w:rsidR="00802048" w:rsidRPr="00B54640" w:rsidRDefault="00802048" w:rsidP="00C77B63">
            <w:pPr>
              <w:spacing w:line="480" w:lineRule="auto"/>
              <w:rPr>
                <w:rFonts w:ascii="Garamond" w:hAnsi="Garamond"/>
                <w:sz w:val="24"/>
                <w:szCs w:val="24"/>
                <w:rPrChange w:id="1187" w:author="Yang Liu" w:date="2020-08-09T20:41:00Z">
                  <w:rPr>
                    <w:rFonts w:ascii="Times New Roman" w:hAnsi="Times New Roman"/>
                    <w:sz w:val="24"/>
                    <w:szCs w:val="24"/>
                  </w:rPr>
                </w:rPrChange>
              </w:rPr>
            </w:pPr>
            <w:r w:rsidRPr="00B54640">
              <w:rPr>
                <w:rFonts w:ascii="Garamond" w:hAnsi="Garamond"/>
                <w:sz w:val="24"/>
                <w:szCs w:val="24"/>
                <w:rPrChange w:id="1188" w:author="Yang Liu" w:date="2020-08-09T20:41:00Z">
                  <w:rPr>
                    <w:rFonts w:ascii="Times New Roman" w:hAnsi="Times New Roman"/>
                    <w:sz w:val="24"/>
                    <w:szCs w:val="24"/>
                  </w:rPr>
                </w:rPrChange>
              </w:rPr>
              <w:t>15(11-22)</w:t>
            </w:r>
          </w:p>
        </w:tc>
      </w:tr>
    </w:tbl>
    <w:p w14:paraId="657C76B7" w14:textId="5DE7D740" w:rsidR="00802048" w:rsidRPr="00B54640" w:rsidRDefault="00802048" w:rsidP="00C77B63">
      <w:pPr>
        <w:spacing w:line="480" w:lineRule="auto"/>
        <w:jc w:val="left"/>
        <w:rPr>
          <w:rFonts w:ascii="Garamond" w:hAnsi="Garamond"/>
          <w:kern w:val="0"/>
          <w:sz w:val="24"/>
          <w:szCs w:val="24"/>
          <w:rPrChange w:id="1189" w:author="Yang Liu" w:date="2020-08-09T20:41:00Z">
            <w:rPr>
              <w:rFonts w:ascii="Times New Roman" w:hAnsi="Times New Roman"/>
              <w:kern w:val="0"/>
              <w:sz w:val="24"/>
              <w:szCs w:val="24"/>
            </w:rPr>
          </w:rPrChange>
        </w:rPr>
      </w:pPr>
      <w:r w:rsidRPr="00B54640">
        <w:rPr>
          <w:rFonts w:ascii="Garamond" w:hAnsi="Garamond"/>
          <w:kern w:val="0"/>
          <w:sz w:val="24"/>
          <w:szCs w:val="24"/>
          <w:rPrChange w:id="1190" w:author="Yang Liu" w:date="2020-08-09T20:41:00Z">
            <w:rPr>
              <w:rFonts w:ascii="Times New Roman" w:hAnsi="Times New Roman"/>
              <w:kern w:val="0"/>
              <w:sz w:val="24"/>
              <w:szCs w:val="24"/>
            </w:rPr>
          </w:rPrChange>
        </w:rPr>
        <w:t>Values in parentheses are interquartile range</w:t>
      </w:r>
      <w:r w:rsidRPr="00B54640">
        <w:rPr>
          <w:rFonts w:ascii="Garamond" w:hAnsi="Garamond"/>
          <w:kern w:val="0"/>
          <w:sz w:val="24"/>
          <w:szCs w:val="24"/>
          <w:rPrChange w:id="1191" w:author="Yang Liu" w:date="2020-08-09T20:41:00Z">
            <w:rPr>
              <w:rFonts w:ascii="Times New Roman" w:hAnsi="Times New Roman" w:hint="eastAsia"/>
              <w:kern w:val="0"/>
              <w:sz w:val="24"/>
              <w:szCs w:val="24"/>
            </w:rPr>
          </w:rPrChange>
        </w:rPr>
        <w:t>.</w:t>
      </w:r>
      <w:ins w:id="1192" w:author="Yang Liu" w:date="2020-08-09T20:30:00Z">
        <w:r w:rsidR="003E08F1" w:rsidRPr="00B54640">
          <w:rPr>
            <w:rFonts w:ascii="Garamond" w:hAnsi="Garamond"/>
            <w:kern w:val="0"/>
            <w:sz w:val="24"/>
            <w:szCs w:val="24"/>
            <w:rPrChange w:id="1193" w:author="Yang Liu" w:date="2020-08-09T20:41:00Z">
              <w:rPr>
                <w:rFonts w:ascii="Times New Roman" w:hAnsi="Times New Roman"/>
                <w:kern w:val="0"/>
                <w:sz w:val="24"/>
                <w:szCs w:val="24"/>
              </w:rPr>
            </w:rPrChange>
          </w:rPr>
          <w:t xml:space="preserve"> Outbreak duration is the time elapsed between the onset time of the first and last case identified.</w:t>
        </w:r>
      </w:ins>
    </w:p>
    <w:p w14:paraId="72E33F5E" w14:textId="77777777" w:rsidR="007320EC" w:rsidRPr="00B54640" w:rsidRDefault="007320EC" w:rsidP="00C77B63">
      <w:pPr>
        <w:spacing w:line="480" w:lineRule="auto"/>
        <w:rPr>
          <w:rFonts w:ascii="Garamond" w:hAnsi="Garamond"/>
          <w:rPrChange w:id="1194" w:author="Yang Liu" w:date="2020-08-09T20:41:00Z">
            <w:rPr/>
          </w:rPrChange>
        </w:rPr>
      </w:pPr>
    </w:p>
    <w:p w14:paraId="1302E0C7" w14:textId="77777777" w:rsidR="009713D5" w:rsidRPr="00B54640" w:rsidRDefault="00802048" w:rsidP="00C77B63">
      <w:pPr>
        <w:spacing w:line="480" w:lineRule="auto"/>
        <w:rPr>
          <w:rFonts w:ascii="Garamond" w:hAnsi="Garamond"/>
          <w:b/>
          <w:sz w:val="24"/>
          <w:szCs w:val="24"/>
          <w:rPrChange w:id="1195" w:author="Yang Liu" w:date="2020-08-09T20:41:00Z">
            <w:rPr>
              <w:rFonts w:ascii="Times New Roman" w:hAnsi="Times New Roman"/>
              <w:b/>
              <w:sz w:val="24"/>
              <w:szCs w:val="24"/>
            </w:rPr>
          </w:rPrChange>
        </w:rPr>
      </w:pPr>
      <w:r w:rsidRPr="00B54640">
        <w:rPr>
          <w:rFonts w:ascii="Garamond" w:hAnsi="Garamond"/>
          <w:sz w:val="24"/>
          <w:szCs w:val="24"/>
          <w:rPrChange w:id="1196" w:author="Yang Liu" w:date="2020-08-09T20:41:00Z">
            <w:rPr>
              <w:rFonts w:ascii="Times New Roman" w:hAnsi="Times New Roman"/>
              <w:sz w:val="24"/>
              <w:szCs w:val="24"/>
            </w:rPr>
          </w:rPrChange>
        </w:rPr>
        <w:br w:type="page"/>
      </w:r>
      <w:r w:rsidR="009713D5" w:rsidRPr="00B54640">
        <w:rPr>
          <w:rFonts w:ascii="Garamond" w:hAnsi="Garamond"/>
          <w:b/>
          <w:sz w:val="24"/>
          <w:szCs w:val="24"/>
          <w:rPrChange w:id="1197" w:author="Yang Liu" w:date="2020-08-09T20:41:00Z">
            <w:rPr>
              <w:rFonts w:ascii="Times New Roman" w:hAnsi="Times New Roman" w:hint="eastAsia"/>
              <w:b/>
              <w:sz w:val="24"/>
              <w:szCs w:val="24"/>
            </w:rPr>
          </w:rPrChange>
        </w:rPr>
        <w:lastRenderedPageBreak/>
        <w:t xml:space="preserve">Figure </w:t>
      </w:r>
      <w:r w:rsidR="009713D5" w:rsidRPr="00B54640">
        <w:rPr>
          <w:rFonts w:ascii="Garamond" w:hAnsi="Garamond"/>
          <w:b/>
          <w:sz w:val="24"/>
          <w:szCs w:val="24"/>
          <w:rPrChange w:id="1198" w:author="Yang Liu" w:date="2020-08-09T20:41:00Z">
            <w:rPr>
              <w:rFonts w:ascii="Times New Roman" w:hAnsi="Times New Roman"/>
              <w:b/>
              <w:sz w:val="24"/>
              <w:szCs w:val="24"/>
            </w:rPr>
          </w:rPrChange>
        </w:rPr>
        <w:t>legends</w:t>
      </w:r>
      <w:r w:rsidR="009713D5" w:rsidRPr="00B54640">
        <w:rPr>
          <w:rFonts w:ascii="Garamond" w:hAnsi="Garamond"/>
          <w:b/>
          <w:sz w:val="24"/>
          <w:szCs w:val="24"/>
          <w:rPrChange w:id="1199" w:author="Yang Liu" w:date="2020-08-09T20:41:00Z">
            <w:rPr>
              <w:rFonts w:ascii="Times New Roman" w:hAnsi="Times New Roman" w:hint="eastAsia"/>
              <w:b/>
              <w:sz w:val="24"/>
              <w:szCs w:val="24"/>
            </w:rPr>
          </w:rPrChange>
        </w:rPr>
        <w:t>:</w:t>
      </w:r>
    </w:p>
    <w:p w14:paraId="7075EDDC" w14:textId="77777777" w:rsidR="009713D5" w:rsidRPr="00B54640" w:rsidRDefault="009713D5" w:rsidP="00C77B63">
      <w:pPr>
        <w:spacing w:line="480" w:lineRule="auto"/>
        <w:rPr>
          <w:rFonts w:ascii="Garamond" w:hAnsi="Garamond"/>
          <w:sz w:val="24"/>
          <w:szCs w:val="24"/>
          <w:rPrChange w:id="1200" w:author="Yang Liu" w:date="2020-08-09T20:41:00Z">
            <w:rPr>
              <w:rFonts w:ascii="Times New Roman" w:hAnsi="Times New Roman"/>
              <w:sz w:val="24"/>
              <w:szCs w:val="24"/>
            </w:rPr>
          </w:rPrChange>
        </w:rPr>
      </w:pPr>
    </w:p>
    <w:p w14:paraId="7732FA45" w14:textId="77777777" w:rsidR="009713D5" w:rsidRPr="00B54640" w:rsidRDefault="009713D5" w:rsidP="00C77B63">
      <w:pPr>
        <w:autoSpaceDE w:val="0"/>
        <w:autoSpaceDN w:val="0"/>
        <w:adjustRightInd w:val="0"/>
        <w:spacing w:line="480" w:lineRule="auto"/>
        <w:rPr>
          <w:rFonts w:ascii="Garamond" w:hAnsi="Garamond"/>
          <w:sz w:val="24"/>
          <w:szCs w:val="24"/>
          <w:rPrChange w:id="1201" w:author="Yang Liu" w:date="2020-08-09T20:41:00Z">
            <w:rPr>
              <w:rFonts w:ascii="Times New Roman" w:hAnsi="Times New Roman"/>
              <w:sz w:val="24"/>
              <w:szCs w:val="24"/>
            </w:rPr>
          </w:rPrChange>
        </w:rPr>
      </w:pPr>
      <w:r w:rsidRPr="00B54640">
        <w:rPr>
          <w:rFonts w:ascii="Garamond" w:hAnsi="Garamond"/>
          <w:b/>
          <w:sz w:val="24"/>
          <w:szCs w:val="24"/>
          <w:rPrChange w:id="1202" w:author="Yang Liu" w:date="2020-08-09T20:41:00Z">
            <w:rPr>
              <w:rFonts w:ascii="Times New Roman" w:hAnsi="Times New Roman"/>
              <w:b/>
              <w:sz w:val="24"/>
              <w:szCs w:val="24"/>
            </w:rPr>
          </w:rPrChange>
        </w:rPr>
        <w:t>Fig.1</w:t>
      </w:r>
      <w:r w:rsidRPr="00B54640">
        <w:rPr>
          <w:rFonts w:ascii="Garamond" w:hAnsi="Garamond"/>
          <w:sz w:val="24"/>
          <w:szCs w:val="24"/>
          <w:rPrChange w:id="1203"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1204" w:author="Yang Liu" w:date="2020-08-09T20:41:00Z">
            <w:rPr>
              <w:rFonts w:ascii="Times New Roman" w:hAnsi="Times New Roman"/>
              <w:sz w:val="24"/>
              <w:szCs w:val="24"/>
            </w:rPr>
          </w:rPrChange>
        </w:rPr>
        <w:t>Process used to identify HFMD outbreaks for R</w:t>
      </w:r>
      <w:r w:rsidRPr="00B54640">
        <w:rPr>
          <w:rFonts w:ascii="Garamond" w:hAnsi="Garamond"/>
          <w:sz w:val="24"/>
          <w:szCs w:val="24"/>
          <w:vertAlign w:val="subscript"/>
          <w:rPrChange w:id="1205" w:author="Yang Liu" w:date="2020-08-09T20:41:00Z">
            <w:rPr>
              <w:rFonts w:ascii="Times New Roman" w:hAnsi="Times New Roman"/>
              <w:sz w:val="24"/>
              <w:szCs w:val="24"/>
              <w:vertAlign w:val="subscript"/>
            </w:rPr>
          </w:rPrChange>
        </w:rPr>
        <w:t>0</w:t>
      </w:r>
      <w:r w:rsidRPr="00B54640">
        <w:rPr>
          <w:rFonts w:ascii="Garamond" w:hAnsi="Garamond"/>
          <w:sz w:val="24"/>
          <w:szCs w:val="24"/>
          <w:rPrChange w:id="1206" w:author="Yang Liu" w:date="2020-08-09T20:41:00Z">
            <w:rPr>
              <w:rFonts w:ascii="Times New Roman" w:hAnsi="Times New Roman"/>
              <w:sz w:val="24"/>
              <w:szCs w:val="24"/>
            </w:rPr>
          </w:rPrChange>
        </w:rPr>
        <w:t xml:space="preserve"> estimation</w:t>
      </w:r>
      <w:r w:rsidRPr="00B54640">
        <w:rPr>
          <w:rFonts w:ascii="Garamond" w:hAnsi="Garamond"/>
          <w:sz w:val="24"/>
          <w:szCs w:val="24"/>
          <w:rPrChange w:id="1207"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1208" w:author="Yang Liu" w:date="2020-08-09T20:41:00Z">
            <w:rPr>
              <w:rFonts w:ascii="Times New Roman" w:hAnsi="Times New Roman"/>
              <w:sz w:val="24"/>
              <w:szCs w:val="24"/>
            </w:rPr>
          </w:rPrChange>
        </w:rPr>
        <w:t>in China</w:t>
      </w:r>
      <w:r w:rsidRPr="00B54640">
        <w:rPr>
          <w:rFonts w:ascii="Garamond" w:hAnsi="Garamond"/>
          <w:sz w:val="24"/>
          <w:szCs w:val="24"/>
          <w:rPrChange w:id="1209" w:author="Yang Liu" w:date="2020-08-09T20:41:00Z">
            <w:rPr>
              <w:rFonts w:ascii="Times New Roman" w:hAnsi="Times New Roman" w:hint="eastAsia"/>
              <w:sz w:val="24"/>
              <w:szCs w:val="24"/>
            </w:rPr>
          </w:rPrChange>
        </w:rPr>
        <w:t>, 2011-2018.</w:t>
      </w:r>
    </w:p>
    <w:p w14:paraId="79B811E3" w14:textId="77777777" w:rsidR="009713D5" w:rsidRPr="00B54640" w:rsidRDefault="009713D5" w:rsidP="00C77B63">
      <w:pPr>
        <w:autoSpaceDE w:val="0"/>
        <w:autoSpaceDN w:val="0"/>
        <w:adjustRightInd w:val="0"/>
        <w:spacing w:line="480" w:lineRule="auto"/>
        <w:rPr>
          <w:rFonts w:ascii="Garamond" w:hAnsi="Garamond"/>
          <w:sz w:val="24"/>
          <w:szCs w:val="24"/>
          <w:rPrChange w:id="1210" w:author="Yang Liu" w:date="2020-08-09T20:41:00Z">
            <w:rPr>
              <w:rFonts w:ascii="Times New Roman" w:hAnsi="Times New Roman"/>
              <w:sz w:val="24"/>
              <w:szCs w:val="24"/>
            </w:rPr>
          </w:rPrChange>
        </w:rPr>
      </w:pPr>
    </w:p>
    <w:p w14:paraId="2593362A" w14:textId="77777777" w:rsidR="009713D5" w:rsidRPr="00B54640" w:rsidRDefault="009713D5" w:rsidP="00C77B63">
      <w:pPr>
        <w:spacing w:line="480" w:lineRule="auto"/>
        <w:jc w:val="left"/>
        <w:rPr>
          <w:rFonts w:ascii="Garamond" w:hAnsi="Garamond"/>
          <w:sz w:val="24"/>
          <w:szCs w:val="24"/>
          <w:rPrChange w:id="1211" w:author="Yang Liu" w:date="2020-08-09T20:41:00Z">
            <w:rPr>
              <w:rFonts w:ascii="Times New Roman" w:hAnsi="Times New Roman"/>
              <w:sz w:val="24"/>
              <w:szCs w:val="24"/>
            </w:rPr>
          </w:rPrChange>
        </w:rPr>
      </w:pPr>
      <w:r w:rsidRPr="00B54640">
        <w:rPr>
          <w:rFonts w:ascii="Garamond" w:hAnsi="Garamond"/>
          <w:b/>
          <w:sz w:val="24"/>
          <w:szCs w:val="24"/>
          <w:rPrChange w:id="1212" w:author="Yang Liu" w:date="2020-08-09T20:41:00Z">
            <w:rPr>
              <w:rFonts w:ascii="Times New Roman" w:hAnsi="Times New Roman"/>
              <w:b/>
              <w:sz w:val="24"/>
              <w:szCs w:val="24"/>
            </w:rPr>
          </w:rPrChange>
        </w:rPr>
        <w:t xml:space="preserve">Fig.2 </w:t>
      </w:r>
      <w:r w:rsidRPr="00B54640">
        <w:rPr>
          <w:rFonts w:ascii="Garamond" w:hAnsi="Garamond"/>
          <w:sz w:val="24"/>
          <w:szCs w:val="24"/>
          <w:rPrChange w:id="1213" w:author="Yang Liu" w:date="2020-08-09T20:41:00Z">
            <w:rPr>
              <w:rFonts w:ascii="Times New Roman" w:hAnsi="Times New Roman"/>
              <w:sz w:val="24"/>
              <w:szCs w:val="24"/>
            </w:rPr>
          </w:rPrChange>
        </w:rPr>
        <w:t>Between- and within-year variability of HFMD outbreaks (measured by changes in the number of outbreaks and the number of infected children) by serotypes in China</w:t>
      </w:r>
      <w:r w:rsidRPr="00B54640">
        <w:rPr>
          <w:rFonts w:ascii="Garamond" w:hAnsi="Garamond"/>
          <w:sz w:val="24"/>
          <w:szCs w:val="24"/>
          <w:rPrChange w:id="1214" w:author="Yang Liu" w:date="2020-08-09T20:41:00Z">
            <w:rPr>
              <w:rFonts w:ascii="Times New Roman" w:hAnsi="Times New Roman" w:hint="eastAsia"/>
              <w:sz w:val="24"/>
              <w:szCs w:val="24"/>
            </w:rPr>
          </w:rPrChange>
        </w:rPr>
        <w:t>, 2011-2018.</w:t>
      </w:r>
    </w:p>
    <w:p w14:paraId="1B91B71C" w14:textId="77777777" w:rsidR="009713D5" w:rsidRPr="00B54640" w:rsidRDefault="009713D5" w:rsidP="00C77B63">
      <w:pPr>
        <w:spacing w:line="480" w:lineRule="auto"/>
        <w:jc w:val="left"/>
        <w:rPr>
          <w:rFonts w:ascii="Garamond" w:hAnsi="Garamond"/>
          <w:sz w:val="24"/>
          <w:szCs w:val="24"/>
          <w:rPrChange w:id="1215" w:author="Yang Liu" w:date="2020-08-09T20:41:00Z">
            <w:rPr>
              <w:rFonts w:ascii="Times New Roman" w:hAnsi="Times New Roman"/>
              <w:sz w:val="24"/>
              <w:szCs w:val="24"/>
            </w:rPr>
          </w:rPrChange>
        </w:rPr>
      </w:pPr>
    </w:p>
    <w:p w14:paraId="402A7C72" w14:textId="77777777" w:rsidR="009713D5" w:rsidRPr="00B54640" w:rsidRDefault="009713D5" w:rsidP="00C77B63">
      <w:pPr>
        <w:spacing w:line="480" w:lineRule="auto"/>
        <w:jc w:val="left"/>
        <w:rPr>
          <w:rFonts w:ascii="Garamond" w:hAnsi="Garamond"/>
          <w:sz w:val="24"/>
          <w:szCs w:val="24"/>
          <w:rPrChange w:id="1216" w:author="Yang Liu" w:date="2020-08-09T20:41:00Z">
            <w:rPr>
              <w:rFonts w:ascii="Times New Roman" w:hAnsi="Times New Roman"/>
              <w:sz w:val="24"/>
              <w:szCs w:val="24"/>
            </w:rPr>
          </w:rPrChange>
        </w:rPr>
      </w:pPr>
      <w:r w:rsidRPr="00B54640">
        <w:rPr>
          <w:rFonts w:ascii="Garamond" w:hAnsi="Garamond"/>
          <w:b/>
          <w:sz w:val="24"/>
          <w:szCs w:val="24"/>
          <w:rPrChange w:id="1217" w:author="Yang Liu" w:date="2020-08-09T20:41:00Z">
            <w:rPr>
              <w:rFonts w:ascii="Times New Roman" w:hAnsi="Times New Roman"/>
              <w:b/>
              <w:sz w:val="24"/>
              <w:szCs w:val="24"/>
            </w:rPr>
          </w:rPrChange>
        </w:rPr>
        <w:t>Fig.3</w:t>
      </w:r>
      <w:r w:rsidRPr="00B54640">
        <w:rPr>
          <w:rFonts w:ascii="Garamond" w:hAnsi="Garamond"/>
          <w:b/>
          <w:sz w:val="24"/>
          <w:szCs w:val="24"/>
          <w:rPrChange w:id="1218" w:author="Yang Liu" w:date="2020-08-09T20:41:00Z">
            <w:rPr>
              <w:rFonts w:ascii="Times New Roman" w:hAnsi="Times New Roman" w:hint="eastAsia"/>
              <w:b/>
              <w:sz w:val="24"/>
              <w:szCs w:val="24"/>
            </w:rPr>
          </w:rPrChange>
        </w:rPr>
        <w:t xml:space="preserve"> </w:t>
      </w:r>
      <w:r w:rsidRPr="00B54640">
        <w:rPr>
          <w:rFonts w:ascii="Garamond" w:hAnsi="Garamond"/>
          <w:sz w:val="24"/>
          <w:szCs w:val="24"/>
          <w:rPrChange w:id="1219" w:author="Yang Liu" w:date="2020-08-09T20:41:00Z">
            <w:rPr>
              <w:rFonts w:ascii="Times New Roman" w:hAnsi="Times New Roman"/>
              <w:sz w:val="24"/>
              <w:szCs w:val="24"/>
            </w:rPr>
          </w:rPrChange>
        </w:rPr>
        <w:t>Spatial distribution</w:t>
      </w:r>
      <w:r w:rsidRPr="00B54640">
        <w:rPr>
          <w:rFonts w:ascii="Garamond" w:hAnsi="Garamond"/>
          <w:sz w:val="24"/>
          <w:szCs w:val="24"/>
          <w:rPrChange w:id="1220" w:author="Yang Liu" w:date="2020-08-09T20:41:00Z">
            <w:rPr>
              <w:rFonts w:ascii="Times New Roman" w:hAnsi="Times New Roman" w:hint="eastAsia"/>
              <w:sz w:val="24"/>
              <w:szCs w:val="24"/>
            </w:rPr>
          </w:rPrChange>
        </w:rPr>
        <w:t xml:space="preserve"> of HFMD </w:t>
      </w:r>
      <w:r w:rsidRPr="00B54640">
        <w:rPr>
          <w:rFonts w:ascii="Garamond" w:hAnsi="Garamond"/>
          <w:sz w:val="24"/>
          <w:szCs w:val="24"/>
          <w:rPrChange w:id="1221" w:author="Yang Liu" w:date="2020-08-09T20:41:00Z">
            <w:rPr>
              <w:rFonts w:ascii="Times New Roman" w:hAnsi="Times New Roman"/>
              <w:sz w:val="24"/>
              <w:szCs w:val="24"/>
            </w:rPr>
          </w:rPrChange>
        </w:rPr>
        <w:t>outbreaks in China</w:t>
      </w:r>
      <w:r w:rsidRPr="00B54640">
        <w:rPr>
          <w:rFonts w:ascii="Garamond" w:hAnsi="Garamond"/>
          <w:sz w:val="24"/>
          <w:szCs w:val="24"/>
          <w:rPrChange w:id="1222"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1223" w:author="Yang Liu" w:date="2020-08-09T20:41:00Z">
            <w:rPr>
              <w:rFonts w:ascii="Times New Roman" w:hAnsi="Times New Roman"/>
              <w:sz w:val="24"/>
              <w:szCs w:val="24"/>
            </w:rPr>
          </w:rPrChange>
        </w:rPr>
        <w:t>2011</w:t>
      </w:r>
      <w:r w:rsidRPr="00B54640">
        <w:rPr>
          <w:rFonts w:ascii="Garamond" w:hAnsi="Garamond"/>
          <w:sz w:val="24"/>
          <w:szCs w:val="24"/>
          <w:rPrChange w:id="1224" w:author="Yang Liu" w:date="2020-08-09T20:41:00Z">
            <w:rPr>
              <w:rFonts w:ascii="Times New Roman" w:hAnsi="Times New Roman" w:hint="eastAsia"/>
              <w:sz w:val="24"/>
              <w:szCs w:val="24"/>
            </w:rPr>
          </w:rPrChange>
        </w:rPr>
        <w:t>-</w:t>
      </w:r>
      <w:r w:rsidRPr="00B54640">
        <w:rPr>
          <w:rFonts w:ascii="Garamond" w:hAnsi="Garamond"/>
          <w:sz w:val="24"/>
          <w:szCs w:val="24"/>
          <w:rPrChange w:id="1225" w:author="Yang Liu" w:date="2020-08-09T20:41:00Z">
            <w:rPr>
              <w:rFonts w:ascii="Times New Roman" w:hAnsi="Times New Roman"/>
              <w:sz w:val="24"/>
              <w:szCs w:val="24"/>
            </w:rPr>
          </w:rPrChange>
        </w:rPr>
        <w:t>2018</w:t>
      </w:r>
      <w:r w:rsidRPr="00B54640">
        <w:rPr>
          <w:rFonts w:ascii="Garamond" w:hAnsi="Garamond"/>
          <w:sz w:val="24"/>
          <w:szCs w:val="24"/>
          <w:rPrChange w:id="1226" w:author="Yang Liu" w:date="2020-08-09T20:41:00Z">
            <w:rPr>
              <w:rFonts w:ascii="Times New Roman" w:hAnsi="Times New Roman" w:hint="eastAsia"/>
              <w:sz w:val="24"/>
              <w:szCs w:val="24"/>
            </w:rPr>
          </w:rPrChange>
        </w:rPr>
        <w:t>.</w:t>
      </w:r>
    </w:p>
    <w:p w14:paraId="38F501FF" w14:textId="77777777" w:rsidR="009713D5" w:rsidRPr="00B54640" w:rsidRDefault="009713D5" w:rsidP="00C77B63">
      <w:pPr>
        <w:spacing w:line="480" w:lineRule="auto"/>
        <w:rPr>
          <w:rFonts w:ascii="Garamond" w:hAnsi="Garamond"/>
          <w:rPrChange w:id="1227" w:author="Yang Liu" w:date="2020-08-09T20:41:00Z">
            <w:rPr/>
          </w:rPrChange>
        </w:rPr>
      </w:pPr>
    </w:p>
    <w:p w14:paraId="2A5A72A6" w14:textId="77777777" w:rsidR="009713D5" w:rsidRPr="00B54640" w:rsidRDefault="009713D5" w:rsidP="00C77B63">
      <w:pPr>
        <w:spacing w:line="480" w:lineRule="auto"/>
        <w:jc w:val="left"/>
        <w:rPr>
          <w:rFonts w:ascii="Garamond" w:eastAsia="STZhongsong" w:hAnsi="Garamond"/>
          <w:sz w:val="24"/>
          <w:szCs w:val="24"/>
          <w:rPrChange w:id="1228" w:author="Yang Liu" w:date="2020-08-09T20:41:00Z">
            <w:rPr>
              <w:rFonts w:ascii="Times New Roman" w:eastAsia="STZhongsong" w:hAnsi="Times New Roman"/>
              <w:sz w:val="24"/>
              <w:szCs w:val="24"/>
            </w:rPr>
          </w:rPrChange>
        </w:rPr>
      </w:pPr>
      <w:r w:rsidRPr="00B54640">
        <w:rPr>
          <w:rFonts w:ascii="Garamond" w:eastAsia="STZhongsong" w:hAnsi="Garamond"/>
          <w:b/>
          <w:sz w:val="24"/>
          <w:szCs w:val="24"/>
          <w:rPrChange w:id="1229" w:author="Yang Liu" w:date="2020-08-09T20:41:00Z">
            <w:rPr>
              <w:rFonts w:ascii="Times New Roman" w:eastAsia="STZhongsong" w:hAnsi="Times New Roman"/>
              <w:b/>
              <w:sz w:val="24"/>
              <w:szCs w:val="24"/>
            </w:rPr>
          </w:rPrChange>
        </w:rPr>
        <w:t>Fig.4</w:t>
      </w:r>
      <w:r w:rsidRPr="00B54640">
        <w:rPr>
          <w:rFonts w:ascii="Garamond" w:eastAsia="STZhongsong" w:hAnsi="Garamond"/>
          <w:b/>
          <w:sz w:val="24"/>
          <w:szCs w:val="24"/>
          <w:rPrChange w:id="1230" w:author="Yang Liu" w:date="2020-08-09T20:41:00Z">
            <w:rPr>
              <w:rFonts w:ascii="Times New Roman" w:eastAsia="STZhongsong" w:hAnsi="Times New Roman" w:hint="eastAsia"/>
              <w:b/>
              <w:sz w:val="24"/>
              <w:szCs w:val="24"/>
            </w:rPr>
          </w:rPrChange>
        </w:rPr>
        <w:t xml:space="preserve"> </w:t>
      </w:r>
      <w:r w:rsidRPr="00B54640">
        <w:rPr>
          <w:rFonts w:ascii="Garamond" w:eastAsia="STZhongsong" w:hAnsi="Garamond"/>
          <w:sz w:val="24"/>
          <w:szCs w:val="24"/>
          <w:rPrChange w:id="1231" w:author="Yang Liu" w:date="2020-08-09T20:41:00Z">
            <w:rPr>
              <w:rFonts w:ascii="Times New Roman" w:eastAsia="STZhongsong" w:hAnsi="Times New Roman"/>
              <w:sz w:val="24"/>
              <w:szCs w:val="24"/>
            </w:rPr>
          </w:rPrChange>
        </w:rPr>
        <w:t>Basic reproduction numbers of EV-A71, CV-A16 and</w:t>
      </w:r>
      <w:r w:rsidRPr="00B54640">
        <w:rPr>
          <w:rFonts w:ascii="Garamond" w:eastAsia="STZhongsong" w:hAnsi="Garamond"/>
          <w:sz w:val="24"/>
          <w:szCs w:val="24"/>
          <w:rPrChange w:id="1232" w:author="Yang Liu" w:date="2020-08-09T20:41:00Z">
            <w:rPr>
              <w:rFonts w:ascii="Times New Roman" w:eastAsia="STZhongsong" w:hAnsi="Times New Roman" w:hint="eastAsia"/>
              <w:sz w:val="24"/>
              <w:szCs w:val="24"/>
            </w:rPr>
          </w:rPrChange>
        </w:rPr>
        <w:t xml:space="preserve"> </w:t>
      </w:r>
      <w:r w:rsidRPr="00B54640">
        <w:rPr>
          <w:rFonts w:ascii="Garamond" w:eastAsia="STZhongsong" w:hAnsi="Garamond"/>
          <w:sz w:val="24"/>
          <w:szCs w:val="24"/>
          <w:rPrChange w:id="1233" w:author="Yang Liu" w:date="2020-08-09T20:41:00Z">
            <w:rPr>
              <w:rFonts w:ascii="Times New Roman" w:eastAsia="STZhongsong" w:hAnsi="Times New Roman"/>
              <w:sz w:val="24"/>
              <w:szCs w:val="24"/>
            </w:rPr>
          </w:rPrChange>
        </w:rPr>
        <w:t>CV-A6</w:t>
      </w:r>
      <w:r w:rsidRPr="00B54640">
        <w:rPr>
          <w:rFonts w:ascii="Garamond" w:eastAsia="STZhongsong" w:hAnsi="Garamond"/>
          <w:sz w:val="24"/>
          <w:szCs w:val="24"/>
          <w:rPrChange w:id="1234" w:author="Yang Liu" w:date="2020-08-09T20:41:00Z">
            <w:rPr>
              <w:rFonts w:ascii="Times New Roman" w:eastAsia="STZhongsong" w:hAnsi="Times New Roman" w:hint="eastAsia"/>
              <w:sz w:val="24"/>
              <w:szCs w:val="24"/>
            </w:rPr>
          </w:rPrChange>
        </w:rPr>
        <w:t xml:space="preserve"> </w:t>
      </w:r>
      <w:r w:rsidRPr="00B54640">
        <w:rPr>
          <w:rFonts w:ascii="Garamond" w:eastAsia="STZhongsong" w:hAnsi="Garamond"/>
          <w:sz w:val="24"/>
          <w:szCs w:val="24"/>
          <w:rPrChange w:id="1235" w:author="Yang Liu" w:date="2020-08-09T20:41:00Z">
            <w:rPr>
              <w:rFonts w:ascii="Times New Roman" w:eastAsia="STZhongsong" w:hAnsi="Times New Roman"/>
              <w:sz w:val="24"/>
              <w:szCs w:val="24"/>
            </w:rPr>
          </w:rPrChange>
        </w:rPr>
        <w:t>in China, 2011-2018</w:t>
      </w:r>
      <w:r w:rsidRPr="00B54640">
        <w:rPr>
          <w:rFonts w:ascii="Garamond" w:eastAsia="STZhongsong" w:hAnsi="Garamond"/>
          <w:sz w:val="24"/>
          <w:szCs w:val="24"/>
          <w:rPrChange w:id="1236" w:author="Yang Liu" w:date="2020-08-09T20:41:00Z">
            <w:rPr>
              <w:rFonts w:ascii="Times New Roman" w:eastAsia="STZhongsong" w:hAnsi="Times New Roman" w:hint="eastAsia"/>
              <w:sz w:val="24"/>
              <w:szCs w:val="24"/>
            </w:rPr>
          </w:rPrChange>
        </w:rPr>
        <w:t>.</w:t>
      </w:r>
    </w:p>
    <w:p w14:paraId="6AED0A11" w14:textId="77777777" w:rsidR="009713D5" w:rsidRPr="00B54640" w:rsidRDefault="009713D5" w:rsidP="00C77B63">
      <w:pPr>
        <w:spacing w:line="480" w:lineRule="auto"/>
        <w:jc w:val="left"/>
        <w:rPr>
          <w:rFonts w:ascii="Garamond" w:eastAsia="STZhongsong" w:hAnsi="Garamond"/>
          <w:sz w:val="24"/>
          <w:szCs w:val="24"/>
          <w:rPrChange w:id="1237" w:author="Yang Liu" w:date="2020-08-09T20:41:00Z">
            <w:rPr>
              <w:rFonts w:ascii="Times New Roman" w:eastAsia="STZhongsong" w:hAnsi="Times New Roman"/>
              <w:sz w:val="24"/>
              <w:szCs w:val="24"/>
            </w:rPr>
          </w:rPrChange>
        </w:rPr>
      </w:pPr>
    </w:p>
    <w:p w14:paraId="22A81E1F" w14:textId="77777777" w:rsidR="009713D5" w:rsidRPr="00B54640" w:rsidRDefault="009713D5" w:rsidP="00C77B63">
      <w:pPr>
        <w:autoSpaceDE w:val="0"/>
        <w:autoSpaceDN w:val="0"/>
        <w:adjustRightInd w:val="0"/>
        <w:spacing w:line="480" w:lineRule="auto"/>
        <w:jc w:val="left"/>
        <w:rPr>
          <w:rFonts w:ascii="Garamond" w:hAnsi="Garamond"/>
          <w:sz w:val="24"/>
          <w:szCs w:val="24"/>
          <w:rPrChange w:id="1238" w:author="Yang Liu" w:date="2020-08-09T20:41:00Z">
            <w:rPr>
              <w:rFonts w:ascii="Times New Roman" w:hAnsi="Times New Roman"/>
              <w:sz w:val="24"/>
              <w:szCs w:val="24"/>
            </w:rPr>
          </w:rPrChange>
        </w:rPr>
      </w:pPr>
      <w:r w:rsidRPr="00B54640">
        <w:rPr>
          <w:rFonts w:ascii="Garamond" w:hAnsi="Garamond"/>
          <w:b/>
          <w:sz w:val="24"/>
          <w:szCs w:val="24"/>
          <w:rPrChange w:id="1239" w:author="Yang Liu" w:date="2020-08-09T20:41:00Z">
            <w:rPr>
              <w:rFonts w:ascii="Times New Roman" w:hAnsi="Times New Roman"/>
              <w:b/>
              <w:sz w:val="24"/>
              <w:szCs w:val="24"/>
            </w:rPr>
          </w:rPrChange>
        </w:rPr>
        <w:t xml:space="preserve">Fig.5 </w:t>
      </w:r>
      <w:r w:rsidRPr="00B54640">
        <w:rPr>
          <w:rFonts w:ascii="Garamond" w:hAnsi="Garamond"/>
          <w:sz w:val="24"/>
          <w:szCs w:val="24"/>
          <w:rPrChange w:id="1240" w:author="Yang Liu" w:date="2020-08-09T20:41:00Z">
            <w:rPr>
              <w:rFonts w:ascii="Times New Roman" w:hAnsi="Times New Roman"/>
              <w:sz w:val="24"/>
              <w:szCs w:val="24"/>
            </w:rPr>
          </w:rPrChange>
        </w:rPr>
        <w:t>Association between estimated R</w:t>
      </w:r>
      <w:r w:rsidRPr="00B54640">
        <w:rPr>
          <w:rFonts w:ascii="Garamond" w:hAnsi="Garamond"/>
          <w:sz w:val="24"/>
          <w:szCs w:val="24"/>
          <w:vertAlign w:val="subscript"/>
          <w:rPrChange w:id="1241" w:author="Yang Liu" w:date="2020-08-09T20:41:00Z">
            <w:rPr>
              <w:rFonts w:ascii="Times New Roman" w:hAnsi="Times New Roman"/>
              <w:sz w:val="24"/>
              <w:szCs w:val="24"/>
              <w:vertAlign w:val="subscript"/>
            </w:rPr>
          </w:rPrChange>
        </w:rPr>
        <w:t>0</w:t>
      </w:r>
      <w:r w:rsidRPr="00B54640">
        <w:rPr>
          <w:rFonts w:ascii="Garamond" w:hAnsi="Garamond"/>
          <w:sz w:val="24"/>
          <w:szCs w:val="24"/>
          <w:rPrChange w:id="1242" w:author="Yang Liu" w:date="2020-08-09T20:41:00Z">
            <w:rPr>
              <w:rFonts w:ascii="Times New Roman" w:hAnsi="Times New Roman"/>
              <w:sz w:val="24"/>
              <w:szCs w:val="24"/>
            </w:rPr>
          </w:rPrChange>
        </w:rPr>
        <w:t>s (Percentile</w:t>
      </w:r>
      <w:r w:rsidRPr="00B54640">
        <w:rPr>
          <w:rFonts w:ascii="Garamond" w:hAnsi="Garamond"/>
          <w:sz w:val="24"/>
          <w:szCs w:val="24"/>
          <w:rPrChange w:id="1243"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1244" w:author="Yang Liu" w:date="2020-08-09T20:41:00Z">
            <w:rPr>
              <w:rFonts w:ascii="Times New Roman" w:hAnsi="Times New Roman"/>
              <w:sz w:val="24"/>
              <w:szCs w:val="24"/>
            </w:rPr>
          </w:rPrChange>
        </w:rPr>
        <w:t>= 0.025-0.975) and other outbreak characteristics</w:t>
      </w:r>
      <w:r w:rsidRPr="00B54640">
        <w:rPr>
          <w:rFonts w:ascii="Garamond" w:hAnsi="Garamond"/>
          <w:sz w:val="24"/>
          <w:szCs w:val="24"/>
          <w:rPrChange w:id="1245" w:author="Yang Liu" w:date="2020-08-09T20:41:00Z">
            <w:rPr>
              <w:rFonts w:ascii="Times New Roman" w:hAnsi="Times New Roman" w:hint="eastAsia"/>
              <w:sz w:val="24"/>
              <w:szCs w:val="24"/>
            </w:rPr>
          </w:rPrChange>
        </w:rPr>
        <w:t xml:space="preserve"> </w:t>
      </w:r>
      <w:r w:rsidRPr="00B54640">
        <w:rPr>
          <w:rFonts w:ascii="Garamond" w:eastAsia="STZhongsong" w:hAnsi="Garamond"/>
          <w:sz w:val="24"/>
          <w:szCs w:val="24"/>
          <w:rPrChange w:id="1246" w:author="Yang Liu" w:date="2020-08-09T20:41:00Z">
            <w:rPr>
              <w:rFonts w:ascii="Times New Roman" w:eastAsia="STZhongsong" w:hAnsi="Times New Roman"/>
              <w:sz w:val="24"/>
              <w:szCs w:val="24"/>
            </w:rPr>
          </w:rPrChange>
        </w:rPr>
        <w:t>in China, 2011-2018</w:t>
      </w:r>
      <w:r w:rsidRPr="00B54640">
        <w:rPr>
          <w:rFonts w:ascii="Garamond" w:hAnsi="Garamond"/>
          <w:sz w:val="24"/>
          <w:szCs w:val="24"/>
          <w:rPrChange w:id="1247" w:author="Yang Liu" w:date="2020-08-09T20:41:00Z">
            <w:rPr>
              <w:rFonts w:ascii="Times New Roman" w:hAnsi="Times New Roman"/>
              <w:sz w:val="24"/>
              <w:szCs w:val="24"/>
            </w:rPr>
          </w:rPrChange>
        </w:rPr>
        <w:t>.</w:t>
      </w:r>
    </w:p>
    <w:p w14:paraId="26984D20" w14:textId="77777777" w:rsidR="009713D5" w:rsidRPr="00B54640" w:rsidRDefault="009713D5" w:rsidP="00C77B63">
      <w:pPr>
        <w:spacing w:line="480" w:lineRule="auto"/>
        <w:jc w:val="left"/>
        <w:rPr>
          <w:rFonts w:ascii="Garamond" w:eastAsia="STZhongsong" w:hAnsi="Garamond"/>
          <w:sz w:val="24"/>
          <w:szCs w:val="24"/>
          <w:rPrChange w:id="1248" w:author="Yang Liu" w:date="2020-08-09T20:41:00Z">
            <w:rPr>
              <w:rFonts w:ascii="Times New Roman" w:eastAsia="STZhongsong" w:hAnsi="Times New Roman"/>
              <w:sz w:val="24"/>
              <w:szCs w:val="24"/>
            </w:rPr>
          </w:rPrChange>
        </w:rPr>
      </w:pPr>
    </w:p>
    <w:p w14:paraId="3BD39181" w14:textId="77777777" w:rsidR="009713D5" w:rsidRPr="00B54640" w:rsidRDefault="009713D5" w:rsidP="00C77B63">
      <w:pPr>
        <w:spacing w:line="480" w:lineRule="auto"/>
        <w:rPr>
          <w:rFonts w:ascii="Garamond" w:hAnsi="Garamond"/>
          <w:rPrChange w:id="1249" w:author="Yang Liu" w:date="2020-08-09T20:41:00Z">
            <w:rPr/>
          </w:rPrChange>
        </w:rPr>
      </w:pPr>
    </w:p>
    <w:p w14:paraId="3E81C347" w14:textId="77777777" w:rsidR="009713D5" w:rsidRPr="00B54640" w:rsidRDefault="00802048" w:rsidP="00C77B63">
      <w:pPr>
        <w:spacing w:line="480" w:lineRule="auto"/>
        <w:rPr>
          <w:rFonts w:ascii="Garamond" w:hAnsi="Garamond"/>
          <w:rPrChange w:id="1250" w:author="Yang Liu" w:date="2020-08-09T20:41:00Z">
            <w:rPr/>
          </w:rPrChange>
        </w:rPr>
      </w:pPr>
      <w:r w:rsidRPr="00B54640">
        <w:rPr>
          <w:rFonts w:ascii="Garamond" w:hAnsi="Garamond"/>
          <w:rPrChange w:id="1251" w:author="Yang Liu" w:date="2020-08-09T20:41:00Z">
            <w:rPr/>
          </w:rPrChange>
        </w:rPr>
        <w:br w:type="page"/>
      </w:r>
    </w:p>
    <w:p w14:paraId="132D443A" w14:textId="277079C1" w:rsidR="009713D5" w:rsidRPr="00B54640" w:rsidRDefault="00E2258E" w:rsidP="00C77B63">
      <w:pPr>
        <w:spacing w:line="480" w:lineRule="auto"/>
        <w:jc w:val="center"/>
        <w:rPr>
          <w:rFonts w:ascii="Garamond" w:hAnsi="Garamond"/>
          <w:sz w:val="24"/>
          <w:szCs w:val="24"/>
          <w:rPrChange w:id="1252" w:author="Yang Liu" w:date="2020-08-09T20:41:00Z">
            <w:rPr>
              <w:rFonts w:ascii="Times New Roman" w:hAnsi="Times New Roman"/>
              <w:sz w:val="24"/>
              <w:szCs w:val="24"/>
            </w:rPr>
          </w:rPrChange>
        </w:rPr>
      </w:pPr>
      <w:r w:rsidRPr="00B54640">
        <w:rPr>
          <w:rFonts w:ascii="Garamond" w:hAnsi="Garamond"/>
          <w:noProof/>
          <w:sz w:val="24"/>
          <w:szCs w:val="24"/>
          <w:lang w:val="en-GB"/>
          <w:rPrChange w:id="1253" w:author="Yang Liu" w:date="2020-08-09T20:41:00Z">
            <w:rPr>
              <w:rFonts w:ascii="Times New Roman" w:hAnsi="Times New Roman"/>
              <w:noProof/>
              <w:sz w:val="24"/>
              <w:szCs w:val="24"/>
              <w:lang w:val="en-GB"/>
            </w:rPr>
          </w:rPrChange>
        </w:rPr>
        <w:lastRenderedPageBreak/>
        <w:drawing>
          <wp:inline distT="0" distB="0" distL="0" distR="0" wp14:anchorId="2F844C2C" wp14:editId="32454B8F">
            <wp:extent cx="2566035" cy="1753870"/>
            <wp:effectExtent l="0" t="0" r="0" b="0"/>
            <wp:docPr id="5" name="图片 1" descr="E:\ZZ\20190101 2011-2018年中国手足口病暴发疫情中EVA71、CVA16、CVA6基本再生数的估算\八年分析绘图\绘图20200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E:\ZZ\20190101 2011-2018年中国手足口病暴发疫情中EVA71、CVA16、CVA6基本再生数的估算\八年分析绘图\绘图202004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6035" cy="1753870"/>
                    </a:xfrm>
                    <a:prstGeom prst="rect">
                      <a:avLst/>
                    </a:prstGeom>
                    <a:noFill/>
                    <a:ln>
                      <a:noFill/>
                    </a:ln>
                  </pic:spPr>
                </pic:pic>
              </a:graphicData>
            </a:graphic>
          </wp:inline>
        </w:drawing>
      </w:r>
    </w:p>
    <w:p w14:paraId="4A9F18D8" w14:textId="77777777" w:rsidR="009713D5" w:rsidRPr="00B54640" w:rsidRDefault="009713D5" w:rsidP="00C77B63">
      <w:pPr>
        <w:autoSpaceDE w:val="0"/>
        <w:autoSpaceDN w:val="0"/>
        <w:adjustRightInd w:val="0"/>
        <w:spacing w:line="480" w:lineRule="auto"/>
        <w:jc w:val="center"/>
        <w:rPr>
          <w:rFonts w:ascii="Garamond" w:hAnsi="Garamond"/>
          <w:sz w:val="24"/>
          <w:szCs w:val="24"/>
          <w:rPrChange w:id="1254" w:author="Yang Liu" w:date="2020-08-09T20:41:00Z">
            <w:rPr>
              <w:rFonts w:ascii="Times New Roman" w:hAnsi="Times New Roman"/>
              <w:sz w:val="24"/>
              <w:szCs w:val="24"/>
            </w:rPr>
          </w:rPrChange>
        </w:rPr>
      </w:pPr>
      <w:r w:rsidRPr="00B54640">
        <w:rPr>
          <w:rFonts w:ascii="Garamond" w:hAnsi="Garamond"/>
          <w:b/>
          <w:sz w:val="24"/>
          <w:szCs w:val="24"/>
          <w:rPrChange w:id="1255" w:author="Yang Liu" w:date="2020-08-09T20:41:00Z">
            <w:rPr>
              <w:rFonts w:ascii="Times New Roman" w:hAnsi="Times New Roman"/>
              <w:b/>
              <w:sz w:val="24"/>
              <w:szCs w:val="24"/>
            </w:rPr>
          </w:rPrChange>
        </w:rPr>
        <w:t>Fig.1</w:t>
      </w:r>
      <w:r w:rsidRPr="00B54640">
        <w:rPr>
          <w:rFonts w:ascii="Garamond" w:hAnsi="Garamond"/>
          <w:sz w:val="24"/>
          <w:szCs w:val="24"/>
          <w:rPrChange w:id="1256" w:author="Yang Liu" w:date="2020-08-09T20:41:00Z">
            <w:rPr>
              <w:rFonts w:ascii="Times New Roman" w:hAnsi="Times New Roman"/>
              <w:sz w:val="24"/>
              <w:szCs w:val="24"/>
            </w:rPr>
          </w:rPrChange>
        </w:rPr>
        <w:t xml:space="preserve"> Process used to identify HFMD outbreaks for R</w:t>
      </w:r>
      <w:r w:rsidRPr="00B54640">
        <w:rPr>
          <w:rFonts w:ascii="Garamond" w:hAnsi="Garamond"/>
          <w:sz w:val="24"/>
          <w:szCs w:val="24"/>
          <w:vertAlign w:val="subscript"/>
          <w:rPrChange w:id="1257" w:author="Yang Liu" w:date="2020-08-09T20:41:00Z">
            <w:rPr>
              <w:rFonts w:ascii="Times New Roman" w:hAnsi="Times New Roman"/>
              <w:sz w:val="24"/>
              <w:szCs w:val="24"/>
              <w:vertAlign w:val="subscript"/>
            </w:rPr>
          </w:rPrChange>
        </w:rPr>
        <w:t>0</w:t>
      </w:r>
      <w:r w:rsidRPr="00B54640">
        <w:rPr>
          <w:rFonts w:ascii="Garamond" w:hAnsi="Garamond"/>
          <w:sz w:val="24"/>
          <w:szCs w:val="24"/>
          <w:rPrChange w:id="1258" w:author="Yang Liu" w:date="2020-08-09T20:41:00Z">
            <w:rPr>
              <w:rFonts w:ascii="Times New Roman" w:hAnsi="Times New Roman"/>
              <w:sz w:val="24"/>
              <w:szCs w:val="24"/>
            </w:rPr>
          </w:rPrChange>
        </w:rPr>
        <w:t xml:space="preserve"> estimation</w:t>
      </w:r>
      <w:r w:rsidRPr="00B54640">
        <w:rPr>
          <w:rFonts w:ascii="Garamond" w:hAnsi="Garamond"/>
          <w:sz w:val="24"/>
          <w:szCs w:val="24"/>
          <w:rPrChange w:id="1259"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1260" w:author="Yang Liu" w:date="2020-08-09T20:41:00Z">
            <w:rPr>
              <w:rFonts w:ascii="Times New Roman" w:hAnsi="Times New Roman"/>
              <w:sz w:val="24"/>
              <w:szCs w:val="24"/>
            </w:rPr>
          </w:rPrChange>
        </w:rPr>
        <w:t>in China</w:t>
      </w:r>
      <w:r w:rsidRPr="00B54640">
        <w:rPr>
          <w:rFonts w:ascii="Garamond" w:hAnsi="Garamond"/>
          <w:sz w:val="24"/>
          <w:szCs w:val="24"/>
          <w:rPrChange w:id="1261" w:author="Yang Liu" w:date="2020-08-09T20:41:00Z">
            <w:rPr>
              <w:rFonts w:ascii="Times New Roman" w:hAnsi="Times New Roman" w:hint="eastAsia"/>
              <w:sz w:val="24"/>
              <w:szCs w:val="24"/>
            </w:rPr>
          </w:rPrChange>
        </w:rPr>
        <w:t>, 2011-2018.</w:t>
      </w:r>
    </w:p>
    <w:p w14:paraId="54890403" w14:textId="77777777" w:rsidR="009713D5" w:rsidRPr="00B54640" w:rsidRDefault="009713D5" w:rsidP="00C77B63">
      <w:pPr>
        <w:autoSpaceDE w:val="0"/>
        <w:autoSpaceDN w:val="0"/>
        <w:adjustRightInd w:val="0"/>
        <w:spacing w:line="480" w:lineRule="auto"/>
        <w:jc w:val="center"/>
        <w:rPr>
          <w:rFonts w:ascii="Garamond" w:hAnsi="Garamond"/>
          <w:sz w:val="24"/>
          <w:szCs w:val="24"/>
          <w:rPrChange w:id="1262" w:author="Yang Liu" w:date="2020-08-09T20:41:00Z">
            <w:rPr>
              <w:rFonts w:ascii="Times New Roman" w:hAnsi="Times New Roman"/>
              <w:sz w:val="24"/>
              <w:szCs w:val="24"/>
            </w:rPr>
          </w:rPrChange>
        </w:rPr>
      </w:pPr>
    </w:p>
    <w:p w14:paraId="276BD65C" w14:textId="77777777" w:rsidR="0036581A" w:rsidRPr="00B54640" w:rsidRDefault="001270AA" w:rsidP="00C77B63">
      <w:pPr>
        <w:autoSpaceDE w:val="0"/>
        <w:autoSpaceDN w:val="0"/>
        <w:adjustRightInd w:val="0"/>
        <w:spacing w:line="480" w:lineRule="auto"/>
        <w:jc w:val="center"/>
        <w:rPr>
          <w:rFonts w:ascii="Garamond" w:hAnsi="Garamond"/>
          <w:sz w:val="24"/>
          <w:szCs w:val="24"/>
          <w:rPrChange w:id="1263" w:author="Yang Liu" w:date="2020-08-09T20:41:00Z">
            <w:rPr>
              <w:rFonts w:ascii="Times New Roman" w:hAnsi="Times New Roman"/>
              <w:sz w:val="24"/>
              <w:szCs w:val="24"/>
            </w:rPr>
          </w:rPrChange>
        </w:rPr>
      </w:pPr>
      <w:r w:rsidRPr="00B54640">
        <w:rPr>
          <w:rFonts w:ascii="Garamond" w:hAnsi="Garamond"/>
          <w:sz w:val="24"/>
          <w:szCs w:val="24"/>
          <w:rPrChange w:id="1264" w:author="Yang Liu" w:date="2020-08-09T20:41:00Z">
            <w:rPr>
              <w:rFonts w:ascii="Times New Roman" w:hAnsi="Times New Roman"/>
              <w:sz w:val="24"/>
              <w:szCs w:val="24"/>
            </w:rPr>
          </w:rPrChange>
        </w:rPr>
        <w:br w:type="page"/>
      </w:r>
    </w:p>
    <w:p w14:paraId="6F0B5725" w14:textId="786730D3" w:rsidR="009713D5" w:rsidRPr="00B54640" w:rsidRDefault="00E2258E" w:rsidP="00C77B63">
      <w:pPr>
        <w:widowControl/>
        <w:spacing w:line="480" w:lineRule="auto"/>
        <w:jc w:val="left"/>
        <w:rPr>
          <w:rFonts w:ascii="Garamond" w:hAnsi="Garamond"/>
          <w:sz w:val="22"/>
          <w:rPrChange w:id="1265" w:author="Yang Liu" w:date="2020-08-09T20:41:00Z">
            <w:rPr>
              <w:rFonts w:ascii="Times New Roman" w:hAnsi="Times New Roman"/>
              <w:sz w:val="22"/>
            </w:rPr>
          </w:rPrChange>
        </w:rPr>
      </w:pPr>
      <w:r w:rsidRPr="00B54640">
        <w:rPr>
          <w:rFonts w:ascii="Garamond" w:hAnsi="Garamond"/>
          <w:noProof/>
          <w:sz w:val="22"/>
          <w:lang w:val="en-GB"/>
          <w:rPrChange w:id="1266" w:author="Yang Liu" w:date="2020-08-09T20:41:00Z">
            <w:rPr>
              <w:rFonts w:ascii="Times New Roman" w:hAnsi="Times New Roman"/>
              <w:noProof/>
              <w:sz w:val="22"/>
              <w:lang w:val="en-GB"/>
            </w:rPr>
          </w:rPrChange>
        </w:rPr>
        <w:lastRenderedPageBreak/>
        <w:drawing>
          <wp:inline distT="0" distB="0" distL="0" distR="0" wp14:anchorId="016B01D7" wp14:editId="4FEAA921">
            <wp:extent cx="5267960" cy="1753870"/>
            <wp:effectExtent l="0" t="0" r="0" b="0"/>
            <wp:docPr id="6" name="Picture 1" descr="fi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211B0A79" w14:textId="77777777" w:rsidR="009713D5" w:rsidRPr="00B54640" w:rsidRDefault="009713D5" w:rsidP="00C77B63">
      <w:pPr>
        <w:spacing w:line="480" w:lineRule="auto"/>
        <w:jc w:val="left"/>
        <w:rPr>
          <w:rFonts w:ascii="Garamond" w:hAnsi="Garamond"/>
          <w:sz w:val="24"/>
          <w:szCs w:val="24"/>
          <w:rPrChange w:id="1267" w:author="Yang Liu" w:date="2020-08-09T20:41:00Z">
            <w:rPr>
              <w:rFonts w:ascii="Times New Roman" w:hAnsi="Times New Roman"/>
              <w:sz w:val="24"/>
              <w:szCs w:val="24"/>
            </w:rPr>
          </w:rPrChange>
        </w:rPr>
      </w:pPr>
      <w:r w:rsidRPr="00B54640">
        <w:rPr>
          <w:rFonts w:ascii="Garamond" w:hAnsi="Garamond"/>
          <w:b/>
          <w:sz w:val="24"/>
          <w:szCs w:val="24"/>
          <w:rPrChange w:id="1268" w:author="Yang Liu" w:date="2020-08-09T20:41:00Z">
            <w:rPr>
              <w:rFonts w:ascii="Times New Roman" w:hAnsi="Times New Roman"/>
              <w:b/>
              <w:sz w:val="24"/>
              <w:szCs w:val="24"/>
            </w:rPr>
          </w:rPrChange>
        </w:rPr>
        <w:t>Fig.2</w:t>
      </w:r>
      <w:r w:rsidRPr="00B54640">
        <w:rPr>
          <w:rFonts w:ascii="Garamond" w:hAnsi="Garamond"/>
          <w:b/>
          <w:sz w:val="24"/>
          <w:szCs w:val="24"/>
          <w:rPrChange w:id="1269" w:author="Yang Liu" w:date="2020-08-09T20:41:00Z">
            <w:rPr>
              <w:rFonts w:ascii="Times New Roman" w:hAnsi="Times New Roman" w:hint="eastAsia"/>
              <w:b/>
              <w:sz w:val="24"/>
              <w:szCs w:val="24"/>
            </w:rPr>
          </w:rPrChange>
        </w:rPr>
        <w:t xml:space="preserve"> </w:t>
      </w:r>
      <w:r w:rsidRPr="00B54640">
        <w:rPr>
          <w:rFonts w:ascii="Garamond" w:hAnsi="Garamond"/>
          <w:sz w:val="24"/>
          <w:szCs w:val="24"/>
          <w:rPrChange w:id="1270" w:author="Yang Liu" w:date="2020-08-09T20:41:00Z">
            <w:rPr>
              <w:rFonts w:ascii="Times New Roman" w:hAnsi="Times New Roman"/>
              <w:sz w:val="24"/>
              <w:szCs w:val="24"/>
            </w:rPr>
          </w:rPrChange>
        </w:rPr>
        <w:t>Between- and within-year variability of HFMD outbreaks (measured by changes in the number of outbreaks and the number of infected children) by serotypes in China</w:t>
      </w:r>
      <w:r w:rsidRPr="00B54640">
        <w:rPr>
          <w:rFonts w:ascii="Garamond" w:hAnsi="Garamond"/>
          <w:sz w:val="24"/>
          <w:szCs w:val="24"/>
          <w:rPrChange w:id="1271" w:author="Yang Liu" w:date="2020-08-09T20:41:00Z">
            <w:rPr>
              <w:rFonts w:ascii="Times New Roman" w:hAnsi="Times New Roman" w:hint="eastAsia"/>
              <w:sz w:val="24"/>
              <w:szCs w:val="24"/>
            </w:rPr>
          </w:rPrChange>
        </w:rPr>
        <w:t>, 2011-2018.</w:t>
      </w:r>
      <w:ins w:id="1272" w:author="Yang Liu" w:date="2020-08-07T18:35:00Z">
        <w:r w:rsidR="00724002" w:rsidRPr="00B54640">
          <w:rPr>
            <w:rFonts w:ascii="Garamond" w:hAnsi="Garamond"/>
            <w:sz w:val="24"/>
            <w:szCs w:val="24"/>
            <w:rPrChange w:id="1273" w:author="Yang Liu" w:date="2020-08-09T20:41:00Z">
              <w:rPr>
                <w:rFonts w:ascii="Times New Roman" w:hAnsi="Times New Roman"/>
                <w:sz w:val="24"/>
                <w:szCs w:val="24"/>
              </w:rPr>
            </w:rPrChange>
          </w:rPr>
          <w:t xml:space="preserve"> The corresponding month and year of outbreaks are attributed based on the timing of the first cases.</w:t>
        </w:r>
      </w:ins>
    </w:p>
    <w:p w14:paraId="256D8A51" w14:textId="77777777" w:rsidR="009713D5" w:rsidRPr="00B54640" w:rsidRDefault="009713D5" w:rsidP="00C77B63">
      <w:pPr>
        <w:spacing w:line="480" w:lineRule="auto"/>
        <w:rPr>
          <w:rFonts w:ascii="Garamond" w:hAnsi="Garamond"/>
          <w:rPrChange w:id="1274" w:author="Yang Liu" w:date="2020-08-09T20:41:00Z">
            <w:rPr/>
          </w:rPrChange>
        </w:rPr>
      </w:pPr>
    </w:p>
    <w:p w14:paraId="76600E67" w14:textId="77777777" w:rsidR="0036581A" w:rsidRPr="00B54640" w:rsidRDefault="001270AA" w:rsidP="00C77B63">
      <w:pPr>
        <w:spacing w:line="480" w:lineRule="auto"/>
        <w:rPr>
          <w:rFonts w:ascii="Garamond" w:hAnsi="Garamond"/>
          <w:rPrChange w:id="1275" w:author="Yang Liu" w:date="2020-08-09T20:41:00Z">
            <w:rPr/>
          </w:rPrChange>
        </w:rPr>
      </w:pPr>
      <w:r w:rsidRPr="00B54640">
        <w:rPr>
          <w:rFonts w:ascii="Garamond" w:hAnsi="Garamond"/>
          <w:rPrChange w:id="1276" w:author="Yang Liu" w:date="2020-08-09T20:41:00Z">
            <w:rPr/>
          </w:rPrChange>
        </w:rPr>
        <w:br w:type="page"/>
      </w:r>
    </w:p>
    <w:p w14:paraId="5E158279" w14:textId="3B8ACC93" w:rsidR="009713D5" w:rsidRPr="00B54640" w:rsidRDefault="00E2258E" w:rsidP="00C77B63">
      <w:pPr>
        <w:spacing w:line="480" w:lineRule="auto"/>
        <w:jc w:val="center"/>
        <w:rPr>
          <w:rFonts w:ascii="Garamond" w:hAnsi="Garamond"/>
          <w:sz w:val="24"/>
          <w:szCs w:val="24"/>
          <w:rPrChange w:id="1277" w:author="Yang Liu" w:date="2020-08-09T20:41:00Z">
            <w:rPr>
              <w:rFonts w:ascii="Times New Roman" w:hAnsi="Times New Roman"/>
              <w:sz w:val="24"/>
              <w:szCs w:val="24"/>
            </w:rPr>
          </w:rPrChange>
        </w:rPr>
      </w:pPr>
      <w:r w:rsidRPr="00B54640">
        <w:rPr>
          <w:rFonts w:ascii="Garamond" w:hAnsi="Garamond"/>
          <w:noProof/>
          <w:sz w:val="24"/>
          <w:szCs w:val="24"/>
          <w:lang w:val="en-GB"/>
          <w:rPrChange w:id="1278" w:author="Yang Liu" w:date="2020-08-09T20:41:00Z">
            <w:rPr>
              <w:rFonts w:ascii="Times New Roman" w:hAnsi="Times New Roman"/>
              <w:noProof/>
              <w:sz w:val="24"/>
              <w:szCs w:val="24"/>
              <w:lang w:val="en-GB"/>
            </w:rPr>
          </w:rPrChange>
        </w:rPr>
        <w:lastRenderedPageBreak/>
        <w:drawing>
          <wp:inline distT="0" distB="0" distL="0" distR="0" wp14:anchorId="01323E05" wp14:editId="714D3F85">
            <wp:extent cx="3637280" cy="2572385"/>
            <wp:effectExtent l="0" t="0" r="0" b="0"/>
            <wp:docPr id="7" name="图片 3" descr="E:\ZZ\20190101 2011-2018年中国手足口病暴发疫情中EVA71、CVA16、CVA6基本再生数的估算\地图 灰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E:\ZZ\20190101 2011-2018年中国手足口病暴发疫情中EVA71、CVA16、CVA6基本再生数的估算\地图 灰色.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7280" cy="2572385"/>
                    </a:xfrm>
                    <a:prstGeom prst="rect">
                      <a:avLst/>
                    </a:prstGeom>
                    <a:noFill/>
                    <a:ln>
                      <a:noFill/>
                    </a:ln>
                  </pic:spPr>
                </pic:pic>
              </a:graphicData>
            </a:graphic>
          </wp:inline>
        </w:drawing>
      </w:r>
    </w:p>
    <w:p w14:paraId="7A3B3BF0" w14:textId="701CF0E2" w:rsidR="008A5B84" w:rsidRPr="00B54640" w:rsidRDefault="009713D5" w:rsidP="00C77B63">
      <w:pPr>
        <w:spacing w:line="480" w:lineRule="auto"/>
        <w:jc w:val="left"/>
        <w:rPr>
          <w:ins w:id="1279" w:author="Yang Liu" w:date="2020-08-09T20:30:00Z"/>
          <w:rFonts w:ascii="Garamond" w:hAnsi="Garamond"/>
          <w:sz w:val="24"/>
          <w:szCs w:val="24"/>
          <w:rPrChange w:id="1280" w:author="Yang Liu" w:date="2020-08-09T20:41:00Z">
            <w:rPr>
              <w:ins w:id="1281" w:author="Yang Liu" w:date="2020-08-09T20:30:00Z"/>
              <w:rFonts w:ascii="Times New Roman" w:hAnsi="Times New Roman"/>
              <w:sz w:val="24"/>
              <w:szCs w:val="24"/>
            </w:rPr>
          </w:rPrChange>
        </w:rPr>
      </w:pPr>
      <w:r w:rsidRPr="00B54640">
        <w:rPr>
          <w:rFonts w:ascii="Garamond" w:hAnsi="Garamond"/>
          <w:b/>
          <w:sz w:val="24"/>
          <w:szCs w:val="24"/>
          <w:rPrChange w:id="1282" w:author="Yang Liu" w:date="2020-08-09T20:41:00Z">
            <w:rPr>
              <w:rFonts w:ascii="Times New Roman" w:hAnsi="Times New Roman"/>
              <w:b/>
              <w:sz w:val="24"/>
              <w:szCs w:val="24"/>
            </w:rPr>
          </w:rPrChange>
        </w:rPr>
        <w:t>Fig.3</w:t>
      </w:r>
      <w:r w:rsidRPr="00B54640">
        <w:rPr>
          <w:rFonts w:ascii="Garamond" w:hAnsi="Garamond"/>
          <w:b/>
          <w:sz w:val="24"/>
          <w:szCs w:val="24"/>
          <w:rPrChange w:id="1283" w:author="Yang Liu" w:date="2020-08-09T20:41:00Z">
            <w:rPr>
              <w:rFonts w:ascii="Times New Roman" w:hAnsi="Times New Roman" w:hint="eastAsia"/>
              <w:b/>
              <w:sz w:val="24"/>
              <w:szCs w:val="24"/>
            </w:rPr>
          </w:rPrChange>
        </w:rPr>
        <w:t xml:space="preserve"> </w:t>
      </w:r>
      <w:r w:rsidRPr="00B54640">
        <w:rPr>
          <w:rFonts w:ascii="Garamond" w:hAnsi="Garamond"/>
          <w:sz w:val="24"/>
          <w:szCs w:val="24"/>
          <w:rPrChange w:id="1284" w:author="Yang Liu" w:date="2020-08-09T20:41:00Z">
            <w:rPr>
              <w:rFonts w:ascii="Times New Roman" w:hAnsi="Times New Roman"/>
              <w:sz w:val="24"/>
              <w:szCs w:val="24"/>
            </w:rPr>
          </w:rPrChange>
        </w:rPr>
        <w:t>Spatial distribution</w:t>
      </w:r>
      <w:r w:rsidRPr="00B54640">
        <w:rPr>
          <w:rFonts w:ascii="Garamond" w:hAnsi="Garamond"/>
          <w:sz w:val="24"/>
          <w:szCs w:val="24"/>
          <w:rPrChange w:id="1285" w:author="Yang Liu" w:date="2020-08-09T20:41:00Z">
            <w:rPr>
              <w:rFonts w:ascii="Times New Roman" w:hAnsi="Times New Roman" w:hint="eastAsia"/>
              <w:sz w:val="24"/>
              <w:szCs w:val="24"/>
            </w:rPr>
          </w:rPrChange>
        </w:rPr>
        <w:t xml:space="preserve"> of HFMD </w:t>
      </w:r>
      <w:r w:rsidRPr="00B54640">
        <w:rPr>
          <w:rFonts w:ascii="Garamond" w:hAnsi="Garamond"/>
          <w:sz w:val="24"/>
          <w:szCs w:val="24"/>
          <w:rPrChange w:id="1286" w:author="Yang Liu" w:date="2020-08-09T20:41:00Z">
            <w:rPr>
              <w:rFonts w:ascii="Times New Roman" w:hAnsi="Times New Roman"/>
              <w:sz w:val="24"/>
              <w:szCs w:val="24"/>
            </w:rPr>
          </w:rPrChange>
        </w:rPr>
        <w:t>outbreaks in China</w:t>
      </w:r>
      <w:r w:rsidRPr="00B54640">
        <w:rPr>
          <w:rFonts w:ascii="Garamond" w:hAnsi="Garamond"/>
          <w:sz w:val="24"/>
          <w:szCs w:val="24"/>
          <w:rPrChange w:id="1287"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1288" w:author="Yang Liu" w:date="2020-08-09T20:41:00Z">
            <w:rPr>
              <w:rFonts w:ascii="Times New Roman" w:hAnsi="Times New Roman"/>
              <w:sz w:val="24"/>
              <w:szCs w:val="24"/>
            </w:rPr>
          </w:rPrChange>
        </w:rPr>
        <w:t>2011</w:t>
      </w:r>
      <w:r w:rsidRPr="00B54640">
        <w:rPr>
          <w:rFonts w:ascii="Garamond" w:hAnsi="Garamond"/>
          <w:sz w:val="24"/>
          <w:szCs w:val="24"/>
          <w:rPrChange w:id="1289" w:author="Yang Liu" w:date="2020-08-09T20:41:00Z">
            <w:rPr>
              <w:rFonts w:ascii="Times New Roman" w:hAnsi="Times New Roman" w:hint="eastAsia"/>
              <w:sz w:val="24"/>
              <w:szCs w:val="24"/>
            </w:rPr>
          </w:rPrChange>
        </w:rPr>
        <w:t>-</w:t>
      </w:r>
      <w:r w:rsidRPr="00B54640">
        <w:rPr>
          <w:rFonts w:ascii="Garamond" w:hAnsi="Garamond"/>
          <w:sz w:val="24"/>
          <w:szCs w:val="24"/>
          <w:rPrChange w:id="1290" w:author="Yang Liu" w:date="2020-08-09T20:41:00Z">
            <w:rPr>
              <w:rFonts w:ascii="Times New Roman" w:hAnsi="Times New Roman"/>
              <w:sz w:val="24"/>
              <w:szCs w:val="24"/>
            </w:rPr>
          </w:rPrChange>
        </w:rPr>
        <w:t>2018</w:t>
      </w:r>
      <w:r w:rsidRPr="00B54640">
        <w:rPr>
          <w:rFonts w:ascii="Garamond" w:hAnsi="Garamond"/>
          <w:sz w:val="24"/>
          <w:szCs w:val="24"/>
          <w:rPrChange w:id="1291" w:author="Yang Liu" w:date="2020-08-09T20:41:00Z">
            <w:rPr>
              <w:rFonts w:ascii="Times New Roman" w:hAnsi="Times New Roman" w:hint="eastAsia"/>
              <w:sz w:val="24"/>
              <w:szCs w:val="24"/>
            </w:rPr>
          </w:rPrChange>
        </w:rPr>
        <w:t>.</w:t>
      </w:r>
    </w:p>
    <w:p w14:paraId="21520D68" w14:textId="77777777" w:rsidR="008A5B84" w:rsidRPr="00B54640" w:rsidRDefault="008A5B84">
      <w:pPr>
        <w:widowControl/>
        <w:jc w:val="left"/>
        <w:rPr>
          <w:ins w:id="1292" w:author="Yang Liu" w:date="2020-08-09T20:30:00Z"/>
          <w:rFonts w:ascii="Garamond" w:hAnsi="Garamond"/>
          <w:sz w:val="24"/>
          <w:szCs w:val="24"/>
          <w:rPrChange w:id="1293" w:author="Yang Liu" w:date="2020-08-09T20:41:00Z">
            <w:rPr>
              <w:ins w:id="1294" w:author="Yang Liu" w:date="2020-08-09T20:30:00Z"/>
              <w:rFonts w:ascii="Times New Roman" w:hAnsi="Times New Roman"/>
              <w:sz w:val="24"/>
              <w:szCs w:val="24"/>
            </w:rPr>
          </w:rPrChange>
        </w:rPr>
      </w:pPr>
      <w:ins w:id="1295" w:author="Yang Liu" w:date="2020-08-09T20:30:00Z">
        <w:r w:rsidRPr="00B54640">
          <w:rPr>
            <w:rFonts w:ascii="Garamond" w:hAnsi="Garamond"/>
            <w:sz w:val="24"/>
            <w:szCs w:val="24"/>
            <w:rPrChange w:id="1296" w:author="Yang Liu" w:date="2020-08-09T20:41:00Z">
              <w:rPr>
                <w:rFonts w:ascii="Times New Roman" w:hAnsi="Times New Roman"/>
                <w:sz w:val="24"/>
                <w:szCs w:val="24"/>
              </w:rPr>
            </w:rPrChange>
          </w:rPr>
          <w:br w:type="page"/>
        </w:r>
      </w:ins>
    </w:p>
    <w:p w14:paraId="44BBB509" w14:textId="77777777" w:rsidR="009713D5" w:rsidRPr="00B54640" w:rsidRDefault="009713D5" w:rsidP="00C77B63">
      <w:pPr>
        <w:spacing w:line="480" w:lineRule="auto"/>
        <w:jc w:val="left"/>
        <w:rPr>
          <w:rFonts w:ascii="Garamond" w:hAnsi="Garamond"/>
          <w:sz w:val="24"/>
          <w:szCs w:val="24"/>
          <w:rPrChange w:id="1297" w:author="Yang Liu" w:date="2020-08-09T20:41:00Z">
            <w:rPr>
              <w:rFonts w:ascii="Times New Roman" w:hAnsi="Times New Roman"/>
              <w:sz w:val="24"/>
              <w:szCs w:val="24"/>
            </w:rPr>
          </w:rPrChange>
        </w:rPr>
      </w:pPr>
    </w:p>
    <w:p w14:paraId="4D775A2D" w14:textId="77777777" w:rsidR="009713D5" w:rsidRPr="00B54640" w:rsidRDefault="009713D5" w:rsidP="00C77B63">
      <w:pPr>
        <w:spacing w:line="480" w:lineRule="auto"/>
        <w:rPr>
          <w:rFonts w:ascii="Garamond" w:hAnsi="Garamond"/>
          <w:rPrChange w:id="1298" w:author="Yang Liu" w:date="2020-08-09T20:41:00Z">
            <w:rPr/>
          </w:rPrChange>
        </w:rPr>
      </w:pPr>
    </w:p>
    <w:p w14:paraId="76CB5114" w14:textId="40AA934C" w:rsidR="0036581A" w:rsidRPr="00B54640" w:rsidRDefault="00E2258E" w:rsidP="00C77B63">
      <w:pPr>
        <w:spacing w:line="480" w:lineRule="auto"/>
        <w:rPr>
          <w:rFonts w:ascii="Garamond" w:hAnsi="Garamond"/>
          <w:rPrChange w:id="1299" w:author="Yang Liu" w:date="2020-08-09T20:41:00Z">
            <w:rPr/>
          </w:rPrChange>
        </w:rPr>
      </w:pPr>
      <w:ins w:id="1300" w:author="Yang Liu" w:date="2020-08-09T16:43:00Z">
        <w:r w:rsidRPr="00B54640">
          <w:rPr>
            <w:rFonts w:ascii="Garamond" w:hAnsi="Garamond"/>
            <w:noProof/>
            <w:lang w:val="en-GB"/>
            <w:rPrChange w:id="1301" w:author="Yang Liu" w:date="2020-08-09T20:41:00Z">
              <w:rPr>
                <w:noProof/>
                <w:lang w:val="en-GB"/>
              </w:rPr>
            </w:rPrChange>
          </w:rPr>
          <w:drawing>
            <wp:inline distT="0" distB="0" distL="0" distR="0" wp14:anchorId="7F820009" wp14:editId="24B7F7CF">
              <wp:extent cx="5267960" cy="5267960"/>
              <wp:effectExtent l="0" t="0" r="0" b="0"/>
              <wp:docPr id="8" name="Picture 8" descr="fi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960" cy="5267960"/>
                      </a:xfrm>
                      <a:prstGeom prst="rect">
                        <a:avLst/>
                      </a:prstGeom>
                      <a:noFill/>
                      <a:ln>
                        <a:noFill/>
                      </a:ln>
                    </pic:spPr>
                  </pic:pic>
                </a:graphicData>
              </a:graphic>
            </wp:inline>
          </w:drawing>
        </w:r>
      </w:ins>
      <w:del w:id="1302" w:author="Yang Liu" w:date="2020-08-09T15:49:00Z">
        <w:r w:rsidR="001270AA" w:rsidRPr="00B54640" w:rsidDel="00590AE7">
          <w:rPr>
            <w:rFonts w:ascii="Garamond" w:hAnsi="Garamond"/>
            <w:rPrChange w:id="1303" w:author="Yang Liu" w:date="2020-08-09T20:41:00Z">
              <w:rPr/>
            </w:rPrChange>
          </w:rPr>
          <w:br w:type="page"/>
        </w:r>
      </w:del>
    </w:p>
    <w:p w14:paraId="70F25935" w14:textId="3A9957ED" w:rsidR="009713D5" w:rsidRPr="00B54640" w:rsidDel="00590AE7" w:rsidRDefault="00E2258E" w:rsidP="00C77B63">
      <w:pPr>
        <w:spacing w:line="480" w:lineRule="auto"/>
        <w:jc w:val="center"/>
        <w:rPr>
          <w:del w:id="1304" w:author="Yang Liu" w:date="2020-08-09T15:50:00Z"/>
          <w:rFonts w:ascii="Garamond" w:eastAsia="STZhongsong" w:hAnsi="Garamond"/>
          <w:sz w:val="24"/>
          <w:szCs w:val="24"/>
          <w:rPrChange w:id="1305" w:author="Yang Liu" w:date="2020-08-09T20:41:00Z">
            <w:rPr>
              <w:del w:id="1306" w:author="Yang Liu" w:date="2020-08-09T15:50:00Z"/>
              <w:rFonts w:ascii="Times New Roman" w:eastAsia="STZhongsong" w:hAnsi="Times New Roman"/>
              <w:sz w:val="24"/>
              <w:szCs w:val="24"/>
            </w:rPr>
          </w:rPrChange>
        </w:rPr>
      </w:pPr>
      <w:del w:id="1307" w:author="Yang Liu" w:date="2020-08-09T15:49:00Z">
        <w:r w:rsidRPr="00B54640" w:rsidDel="00590AE7">
          <w:rPr>
            <w:rFonts w:ascii="Garamond" w:eastAsia="STZhongsong" w:hAnsi="Garamond"/>
            <w:noProof/>
            <w:sz w:val="24"/>
            <w:szCs w:val="24"/>
            <w:lang w:val="en-GB"/>
            <w:rPrChange w:id="1308" w:author="Yang Liu" w:date="2020-08-09T20:41:00Z">
              <w:rPr>
                <w:rFonts w:ascii="Times New Roman" w:eastAsia="STZhongsong" w:hAnsi="Times New Roman"/>
                <w:noProof/>
                <w:sz w:val="24"/>
                <w:szCs w:val="24"/>
                <w:lang w:val="en-GB"/>
              </w:rPr>
            </w:rPrChange>
          </w:rPr>
          <w:drawing>
            <wp:inline distT="0" distB="0" distL="0" distR="0" wp14:anchorId="394843C7" wp14:editId="3865F5F4">
              <wp:extent cx="5267960" cy="1753870"/>
              <wp:effectExtent l="0" t="0" r="0" b="0"/>
              <wp:docPr id="9" name="Picture 2" descr="fi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del>
    </w:p>
    <w:p w14:paraId="0F1DC103" w14:textId="4D8FB3F4" w:rsidR="0036581A" w:rsidRPr="009C24EB" w:rsidRDefault="009713D5" w:rsidP="009C24EB">
      <w:pPr>
        <w:jc w:val="left"/>
        <w:rPr>
          <w:rFonts w:ascii="Garamond" w:eastAsia="STZhongsong" w:hAnsi="Garamond"/>
          <w:sz w:val="24"/>
          <w:szCs w:val="24"/>
          <w:rPrChange w:id="1309" w:author="Yang Liu" w:date="2020-08-09T20:41:00Z">
            <w:rPr/>
          </w:rPrChange>
        </w:rPr>
      </w:pPr>
      <w:r w:rsidRPr="00B54640">
        <w:rPr>
          <w:rFonts w:ascii="Garamond" w:eastAsia="STZhongsong" w:hAnsi="Garamond"/>
          <w:b/>
          <w:sz w:val="24"/>
          <w:szCs w:val="24"/>
          <w:rPrChange w:id="1310" w:author="Yang Liu" w:date="2020-08-09T20:41:00Z">
            <w:rPr>
              <w:rFonts w:ascii="Times New Roman" w:eastAsia="STZhongsong" w:hAnsi="Times New Roman"/>
              <w:b/>
              <w:sz w:val="24"/>
              <w:szCs w:val="24"/>
            </w:rPr>
          </w:rPrChange>
        </w:rPr>
        <w:t>Fig.4</w:t>
      </w:r>
      <w:r w:rsidRPr="00B54640">
        <w:rPr>
          <w:rFonts w:ascii="Garamond" w:eastAsia="STZhongsong" w:hAnsi="Garamond"/>
          <w:b/>
          <w:sz w:val="24"/>
          <w:szCs w:val="24"/>
          <w:rPrChange w:id="1311" w:author="Yang Liu" w:date="2020-08-09T20:41:00Z">
            <w:rPr>
              <w:rFonts w:ascii="Times New Roman" w:eastAsia="STZhongsong" w:hAnsi="Times New Roman" w:hint="eastAsia"/>
              <w:b/>
              <w:sz w:val="24"/>
              <w:szCs w:val="24"/>
            </w:rPr>
          </w:rPrChange>
        </w:rPr>
        <w:t xml:space="preserve"> </w:t>
      </w:r>
      <w:r w:rsidRPr="00B54640">
        <w:rPr>
          <w:rFonts w:ascii="Garamond" w:eastAsia="STZhongsong" w:hAnsi="Garamond"/>
          <w:sz w:val="24"/>
          <w:szCs w:val="24"/>
          <w:rPrChange w:id="1312" w:author="Yang Liu" w:date="2020-08-09T20:41:00Z">
            <w:rPr>
              <w:rFonts w:ascii="Times New Roman" w:eastAsia="STZhongsong" w:hAnsi="Times New Roman"/>
              <w:sz w:val="24"/>
              <w:szCs w:val="24"/>
            </w:rPr>
          </w:rPrChange>
        </w:rPr>
        <w:t>Basic reproduction numbers of EV-A71, CV-A16 and</w:t>
      </w:r>
      <w:r w:rsidRPr="00B54640">
        <w:rPr>
          <w:rFonts w:ascii="Garamond" w:eastAsia="STZhongsong" w:hAnsi="Garamond"/>
          <w:sz w:val="24"/>
          <w:szCs w:val="24"/>
          <w:rPrChange w:id="1313" w:author="Yang Liu" w:date="2020-08-09T20:41:00Z">
            <w:rPr>
              <w:rFonts w:ascii="Times New Roman" w:eastAsia="STZhongsong" w:hAnsi="Times New Roman" w:hint="eastAsia"/>
              <w:sz w:val="24"/>
              <w:szCs w:val="24"/>
            </w:rPr>
          </w:rPrChange>
        </w:rPr>
        <w:t xml:space="preserve"> </w:t>
      </w:r>
      <w:r w:rsidRPr="00B54640">
        <w:rPr>
          <w:rFonts w:ascii="Garamond" w:eastAsia="STZhongsong" w:hAnsi="Garamond"/>
          <w:sz w:val="24"/>
          <w:szCs w:val="24"/>
          <w:rPrChange w:id="1314" w:author="Yang Liu" w:date="2020-08-09T20:41:00Z">
            <w:rPr>
              <w:rFonts w:ascii="Times New Roman" w:eastAsia="STZhongsong" w:hAnsi="Times New Roman"/>
              <w:sz w:val="24"/>
              <w:szCs w:val="24"/>
            </w:rPr>
          </w:rPrChange>
        </w:rPr>
        <w:t>CV-A6</w:t>
      </w:r>
      <w:r w:rsidRPr="00B54640">
        <w:rPr>
          <w:rFonts w:ascii="Garamond" w:eastAsia="STZhongsong" w:hAnsi="Garamond"/>
          <w:sz w:val="24"/>
          <w:szCs w:val="24"/>
          <w:rPrChange w:id="1315" w:author="Yang Liu" w:date="2020-08-09T20:41:00Z">
            <w:rPr>
              <w:rFonts w:ascii="Times New Roman" w:eastAsia="STZhongsong" w:hAnsi="Times New Roman" w:hint="eastAsia"/>
              <w:sz w:val="24"/>
              <w:szCs w:val="24"/>
            </w:rPr>
          </w:rPrChange>
        </w:rPr>
        <w:t xml:space="preserve"> </w:t>
      </w:r>
      <w:r w:rsidRPr="00B54640">
        <w:rPr>
          <w:rFonts w:ascii="Garamond" w:eastAsia="STZhongsong" w:hAnsi="Garamond"/>
          <w:sz w:val="24"/>
          <w:szCs w:val="24"/>
          <w:rPrChange w:id="1316" w:author="Yang Liu" w:date="2020-08-09T20:41:00Z">
            <w:rPr>
              <w:rFonts w:ascii="Times New Roman" w:eastAsia="STZhongsong" w:hAnsi="Times New Roman"/>
              <w:sz w:val="24"/>
              <w:szCs w:val="24"/>
            </w:rPr>
          </w:rPrChange>
        </w:rPr>
        <w:t>in China, 2011-2018</w:t>
      </w:r>
      <w:r w:rsidRPr="00B54640">
        <w:rPr>
          <w:rFonts w:ascii="Garamond" w:eastAsia="STZhongsong" w:hAnsi="Garamond"/>
          <w:sz w:val="24"/>
          <w:szCs w:val="24"/>
          <w:rPrChange w:id="1317" w:author="Yang Liu" w:date="2020-08-09T20:41:00Z">
            <w:rPr>
              <w:rFonts w:ascii="Times New Roman" w:eastAsia="STZhongsong" w:hAnsi="Times New Roman" w:hint="eastAsia"/>
              <w:sz w:val="24"/>
              <w:szCs w:val="24"/>
            </w:rPr>
          </w:rPrChange>
        </w:rPr>
        <w:t>.</w:t>
      </w:r>
      <w:ins w:id="1318" w:author="Yang Liu" w:date="2020-08-07T18:36:00Z">
        <w:r w:rsidR="006F4577" w:rsidRPr="00B54640">
          <w:rPr>
            <w:rFonts w:ascii="Garamond" w:eastAsia="STZhongsong" w:hAnsi="Garamond"/>
            <w:sz w:val="24"/>
            <w:szCs w:val="24"/>
            <w:rPrChange w:id="1319" w:author="Yang Liu" w:date="2020-08-09T20:41:00Z">
              <w:rPr>
                <w:rFonts w:ascii="Times New Roman" w:eastAsia="STZhongsong" w:hAnsi="Times New Roman"/>
                <w:sz w:val="24"/>
                <w:szCs w:val="24"/>
              </w:rPr>
            </w:rPrChange>
          </w:rPr>
          <w:t xml:space="preserve"> </w:t>
        </w:r>
        <w:r w:rsidR="006F4577" w:rsidRPr="00B54640">
          <w:rPr>
            <w:rFonts w:ascii="Garamond" w:hAnsi="Garamond"/>
            <w:sz w:val="24"/>
            <w:szCs w:val="24"/>
            <w:rPrChange w:id="1320" w:author="Yang Liu" w:date="2020-08-09T20:41:00Z">
              <w:rPr>
                <w:rFonts w:ascii="Times New Roman" w:hAnsi="Times New Roman"/>
                <w:sz w:val="24"/>
                <w:szCs w:val="24"/>
              </w:rPr>
            </w:rPrChange>
          </w:rPr>
          <w:t>The corresponding month and year of outbreaks are attributed based on the timing of the first cases.</w:t>
        </w:r>
      </w:ins>
      <w:ins w:id="1321" w:author="Yang Liu" w:date="2020-08-09T15:51:00Z">
        <w:r w:rsidR="00590AE7" w:rsidRPr="00B54640">
          <w:rPr>
            <w:rFonts w:ascii="Garamond" w:hAnsi="Garamond"/>
            <w:sz w:val="24"/>
            <w:szCs w:val="24"/>
            <w:rPrChange w:id="1322" w:author="Yang Liu" w:date="2020-08-09T20:41:00Z">
              <w:rPr>
                <w:rFonts w:ascii="Times New Roman" w:hAnsi="Times New Roman"/>
                <w:sz w:val="24"/>
                <w:szCs w:val="24"/>
              </w:rPr>
            </w:rPrChange>
          </w:rPr>
          <w:t xml:space="preserve"> Adjusted R0 estimates are based on seroprevalence data among Chinese children identified through existing literature. </w:t>
        </w:r>
      </w:ins>
      <w:ins w:id="1323" w:author="Yang Liu" w:date="2020-08-09T15:52:00Z">
        <w:r w:rsidR="00590AE7" w:rsidRPr="00B54640">
          <w:rPr>
            <w:rFonts w:ascii="Garamond" w:hAnsi="Garamond"/>
            <w:sz w:val="24"/>
            <w:szCs w:val="24"/>
            <w:rPrChange w:id="1324" w:author="Yang Liu" w:date="2020-08-09T20:41:00Z">
              <w:rPr>
                <w:rFonts w:ascii="Times New Roman" w:hAnsi="Times New Roman"/>
                <w:sz w:val="24"/>
                <w:szCs w:val="24"/>
              </w:rPr>
            </w:rPrChange>
          </w:rPr>
          <w:t xml:space="preserve">The seroprevalence of EV-A71 is </w:t>
        </w:r>
      </w:ins>
      <w:ins w:id="1325" w:author="Yang Liu" w:date="2020-08-09T15:53:00Z">
        <w:r w:rsidR="00590AE7" w:rsidRPr="00B54640">
          <w:rPr>
            <w:rFonts w:ascii="Garamond" w:hAnsi="Garamond"/>
            <w:sz w:val="24"/>
            <w:szCs w:val="24"/>
            <w:rPrChange w:id="1326" w:author="Yang Liu" w:date="2020-08-09T20:41:00Z">
              <w:rPr>
                <w:rFonts w:ascii="Times New Roman" w:hAnsi="Times New Roman"/>
                <w:sz w:val="24"/>
                <w:szCs w:val="24"/>
              </w:rPr>
            </w:rPrChange>
          </w:rPr>
          <w:t>based on the estimated mean in a meta-analysis; the seroprevalence of CV-A6 is based on the estimated mean in the only study identified. We identified several studies on the seroprevalence of CV-A16,</w:t>
        </w:r>
      </w:ins>
      <w:ins w:id="1327" w:author="Yang Liu" w:date="2020-08-09T15:54:00Z">
        <w:r w:rsidR="00590AE7" w:rsidRPr="00B54640">
          <w:rPr>
            <w:rFonts w:ascii="Garamond" w:hAnsi="Garamond"/>
            <w:sz w:val="24"/>
            <w:szCs w:val="24"/>
            <w:rPrChange w:id="1328" w:author="Yang Liu" w:date="2020-08-09T20:41:00Z">
              <w:rPr>
                <w:rFonts w:ascii="Times New Roman" w:hAnsi="Times New Roman"/>
                <w:sz w:val="24"/>
                <w:szCs w:val="24"/>
              </w:rPr>
            </w:rPrChange>
          </w:rPr>
          <w:t xml:space="preserve"> yet no meta-analysis – so we include both </w:t>
        </w:r>
      </w:ins>
      <w:ins w:id="1329" w:author="Yang Liu" w:date="2020-08-09T15:58:00Z">
        <w:r w:rsidR="00590AE7" w:rsidRPr="00B54640">
          <w:rPr>
            <w:rFonts w:ascii="Garamond" w:hAnsi="Garamond"/>
            <w:sz w:val="24"/>
            <w:szCs w:val="24"/>
            <w:rPrChange w:id="1330" w:author="Yang Liu" w:date="2020-08-09T20:41:00Z">
              <w:rPr>
                <w:rFonts w:ascii="Times New Roman" w:hAnsi="Times New Roman"/>
                <w:sz w:val="24"/>
                <w:szCs w:val="24"/>
              </w:rPr>
            </w:rPrChange>
          </w:rPr>
          <w:t xml:space="preserve">the </w:t>
        </w:r>
      </w:ins>
      <w:ins w:id="1331" w:author="Yang Liu" w:date="2020-08-09T15:54:00Z">
        <w:r w:rsidR="00590AE7" w:rsidRPr="00B54640">
          <w:rPr>
            <w:rFonts w:ascii="Garamond" w:hAnsi="Garamond"/>
            <w:sz w:val="24"/>
            <w:szCs w:val="24"/>
            <w:rPrChange w:id="1332" w:author="Yang Liu" w:date="2020-08-09T20:41:00Z">
              <w:rPr>
                <w:rFonts w:ascii="Times New Roman" w:hAnsi="Times New Roman"/>
                <w:sz w:val="24"/>
                <w:szCs w:val="24"/>
              </w:rPr>
            </w:rPrChange>
          </w:rPr>
          <w:t>conservative (i.e., the highest mean seroprevalence found)</w:t>
        </w:r>
      </w:ins>
      <w:ins w:id="1333" w:author="Yang Liu" w:date="2020-08-09T15:57:00Z">
        <w:r w:rsidR="00590AE7" w:rsidRPr="00B54640">
          <w:rPr>
            <w:rFonts w:ascii="Garamond" w:hAnsi="Garamond"/>
            <w:sz w:val="24"/>
            <w:szCs w:val="24"/>
            <w:rPrChange w:id="1334" w:author="Yang Liu" w:date="2020-08-09T20:41:00Z">
              <w:rPr>
                <w:rFonts w:ascii="Times New Roman" w:hAnsi="Times New Roman"/>
                <w:sz w:val="24"/>
                <w:szCs w:val="24"/>
              </w:rPr>
            </w:rPrChange>
          </w:rPr>
          <w:t xml:space="preserve"> </w:t>
        </w:r>
      </w:ins>
      <w:ins w:id="1335" w:author="Yang Liu" w:date="2020-08-09T15:58:00Z">
        <w:r w:rsidR="00590AE7" w:rsidRPr="00B54640">
          <w:rPr>
            <w:rFonts w:ascii="Garamond" w:hAnsi="Garamond"/>
            <w:sz w:val="24"/>
            <w:szCs w:val="24"/>
            <w:rPrChange w:id="1336" w:author="Yang Liu" w:date="2020-08-09T20:41:00Z">
              <w:rPr>
                <w:rFonts w:ascii="Times New Roman" w:hAnsi="Times New Roman"/>
                <w:sz w:val="24"/>
                <w:szCs w:val="24"/>
              </w:rPr>
            </w:rPrChange>
          </w:rPr>
          <w:t>and the optimistic (i.e., the lowest mean seroprevalence found) scenarios.</w:t>
        </w:r>
      </w:ins>
      <w:ins w:id="1337" w:author="Yang Liu" w:date="2020-08-09T20:39:00Z">
        <w:r w:rsidR="00A00391" w:rsidRPr="00B54640">
          <w:rPr>
            <w:rFonts w:ascii="Garamond" w:hAnsi="Garamond"/>
            <w:sz w:val="24"/>
            <w:szCs w:val="24"/>
            <w:rPrChange w:id="1338" w:author="Yang Liu" w:date="2020-08-09T20:41:00Z">
              <w:rPr>
                <w:rFonts w:ascii="Times New Roman" w:hAnsi="Times New Roman"/>
                <w:sz w:val="24"/>
                <w:szCs w:val="24"/>
              </w:rPr>
            </w:rPrChange>
          </w:rPr>
          <w:t xml:space="preserve"> Numeric values used in this visualize can be found in Table SX.</w:t>
        </w:r>
      </w:ins>
    </w:p>
    <w:p w14:paraId="0382497D" w14:textId="77777777" w:rsidR="0036581A" w:rsidRPr="00B54640" w:rsidRDefault="001270AA" w:rsidP="00C77B63">
      <w:pPr>
        <w:spacing w:line="480" w:lineRule="auto"/>
        <w:rPr>
          <w:rFonts w:ascii="Garamond" w:hAnsi="Garamond"/>
          <w:rPrChange w:id="1339" w:author="Yang Liu" w:date="2020-08-09T20:41:00Z">
            <w:rPr/>
          </w:rPrChange>
        </w:rPr>
      </w:pPr>
      <w:r w:rsidRPr="00B54640">
        <w:rPr>
          <w:rFonts w:ascii="Garamond" w:hAnsi="Garamond"/>
          <w:rPrChange w:id="1340" w:author="Yang Liu" w:date="2020-08-09T20:41:00Z">
            <w:rPr/>
          </w:rPrChange>
        </w:rPr>
        <w:br w:type="page"/>
      </w:r>
    </w:p>
    <w:p w14:paraId="3849F922" w14:textId="360CD49F" w:rsidR="009713D5" w:rsidRPr="00B54640" w:rsidRDefault="00E2258E" w:rsidP="00C77B63">
      <w:pPr>
        <w:autoSpaceDE w:val="0"/>
        <w:autoSpaceDN w:val="0"/>
        <w:adjustRightInd w:val="0"/>
        <w:spacing w:line="480" w:lineRule="auto"/>
        <w:rPr>
          <w:rFonts w:ascii="Garamond" w:hAnsi="Garamond"/>
          <w:kern w:val="0"/>
          <w:sz w:val="24"/>
          <w:szCs w:val="24"/>
          <w:lang w:val="en-GB"/>
          <w:rPrChange w:id="1341" w:author="Yang Liu" w:date="2020-08-09T20:41:00Z">
            <w:rPr>
              <w:rFonts w:ascii="Times New Roman" w:hAnsi="Times New Roman"/>
              <w:kern w:val="0"/>
              <w:sz w:val="24"/>
              <w:szCs w:val="24"/>
              <w:lang w:val="en-GB"/>
            </w:rPr>
          </w:rPrChange>
        </w:rPr>
      </w:pPr>
      <w:r w:rsidRPr="00B54640">
        <w:rPr>
          <w:rFonts w:ascii="Garamond" w:hAnsi="Garamond"/>
          <w:noProof/>
          <w:kern w:val="0"/>
          <w:sz w:val="24"/>
          <w:szCs w:val="24"/>
          <w:lang w:val="en-GB"/>
          <w:rPrChange w:id="1342" w:author="Yang Liu" w:date="2020-08-09T20:41:00Z">
            <w:rPr>
              <w:rFonts w:ascii="Times New Roman" w:hAnsi="Times New Roman"/>
              <w:noProof/>
              <w:kern w:val="0"/>
              <w:sz w:val="24"/>
              <w:szCs w:val="24"/>
              <w:lang w:val="en-GB"/>
            </w:rPr>
          </w:rPrChange>
        </w:rPr>
        <w:lastRenderedPageBreak/>
        <w:drawing>
          <wp:inline distT="0" distB="0" distL="0" distR="0" wp14:anchorId="245D072E" wp14:editId="5C07E5EE">
            <wp:extent cx="5267960" cy="1753870"/>
            <wp:effectExtent l="0" t="0" r="0" b="0"/>
            <wp:docPr id="10" name="Picture 10" descr="fi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_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08E75416" w14:textId="77777777" w:rsidR="009713D5" w:rsidRPr="00B54640" w:rsidRDefault="009713D5" w:rsidP="00C77B63">
      <w:pPr>
        <w:autoSpaceDE w:val="0"/>
        <w:autoSpaceDN w:val="0"/>
        <w:adjustRightInd w:val="0"/>
        <w:spacing w:line="480" w:lineRule="auto"/>
        <w:jc w:val="left"/>
        <w:rPr>
          <w:rFonts w:ascii="Garamond" w:hAnsi="Garamond"/>
          <w:sz w:val="24"/>
          <w:szCs w:val="24"/>
          <w:rPrChange w:id="1343" w:author="Yang Liu" w:date="2020-08-09T20:41:00Z">
            <w:rPr>
              <w:rFonts w:ascii="Times New Roman" w:hAnsi="Times New Roman"/>
              <w:sz w:val="24"/>
              <w:szCs w:val="24"/>
            </w:rPr>
          </w:rPrChange>
        </w:rPr>
      </w:pPr>
      <w:r w:rsidRPr="00B54640">
        <w:rPr>
          <w:rFonts w:ascii="Garamond" w:hAnsi="Garamond"/>
          <w:b/>
          <w:sz w:val="24"/>
          <w:szCs w:val="24"/>
          <w:rPrChange w:id="1344" w:author="Yang Liu" w:date="2020-08-09T20:41:00Z">
            <w:rPr>
              <w:rFonts w:ascii="Times New Roman" w:hAnsi="Times New Roman"/>
              <w:b/>
              <w:sz w:val="24"/>
              <w:szCs w:val="24"/>
            </w:rPr>
          </w:rPrChange>
        </w:rPr>
        <w:t xml:space="preserve">Fig.5 </w:t>
      </w:r>
      <w:r w:rsidRPr="00B54640">
        <w:rPr>
          <w:rFonts w:ascii="Garamond" w:hAnsi="Garamond"/>
          <w:sz w:val="24"/>
          <w:szCs w:val="24"/>
          <w:rPrChange w:id="1345" w:author="Yang Liu" w:date="2020-08-09T20:41:00Z">
            <w:rPr>
              <w:rFonts w:ascii="Times New Roman" w:hAnsi="Times New Roman"/>
              <w:sz w:val="24"/>
              <w:szCs w:val="24"/>
            </w:rPr>
          </w:rPrChange>
        </w:rPr>
        <w:t>Association between estimated R</w:t>
      </w:r>
      <w:r w:rsidRPr="00B54640">
        <w:rPr>
          <w:rFonts w:ascii="Garamond" w:hAnsi="Garamond"/>
          <w:sz w:val="24"/>
          <w:szCs w:val="24"/>
          <w:vertAlign w:val="subscript"/>
          <w:rPrChange w:id="1346" w:author="Yang Liu" w:date="2020-08-09T20:41:00Z">
            <w:rPr>
              <w:rFonts w:ascii="Times New Roman" w:hAnsi="Times New Roman"/>
              <w:sz w:val="24"/>
              <w:szCs w:val="24"/>
              <w:vertAlign w:val="subscript"/>
            </w:rPr>
          </w:rPrChange>
        </w:rPr>
        <w:t>0</w:t>
      </w:r>
      <w:r w:rsidRPr="00B54640">
        <w:rPr>
          <w:rFonts w:ascii="Garamond" w:hAnsi="Garamond"/>
          <w:sz w:val="24"/>
          <w:szCs w:val="24"/>
          <w:rPrChange w:id="1347" w:author="Yang Liu" w:date="2020-08-09T20:41:00Z">
            <w:rPr>
              <w:rFonts w:ascii="Times New Roman" w:hAnsi="Times New Roman"/>
              <w:sz w:val="24"/>
              <w:szCs w:val="24"/>
            </w:rPr>
          </w:rPrChange>
        </w:rPr>
        <w:t>s (Percentile</w:t>
      </w:r>
      <w:r w:rsidRPr="00B54640">
        <w:rPr>
          <w:rFonts w:ascii="Garamond" w:hAnsi="Garamond"/>
          <w:sz w:val="24"/>
          <w:szCs w:val="24"/>
          <w:rPrChange w:id="1348" w:author="Yang Liu" w:date="2020-08-09T20:41:00Z">
            <w:rPr>
              <w:rFonts w:ascii="Times New Roman" w:hAnsi="Times New Roman" w:hint="eastAsia"/>
              <w:sz w:val="24"/>
              <w:szCs w:val="24"/>
            </w:rPr>
          </w:rPrChange>
        </w:rPr>
        <w:t xml:space="preserve"> </w:t>
      </w:r>
      <w:r w:rsidRPr="00B54640">
        <w:rPr>
          <w:rFonts w:ascii="Garamond" w:hAnsi="Garamond"/>
          <w:sz w:val="24"/>
          <w:szCs w:val="24"/>
          <w:rPrChange w:id="1349" w:author="Yang Liu" w:date="2020-08-09T20:41:00Z">
            <w:rPr>
              <w:rFonts w:ascii="Times New Roman" w:hAnsi="Times New Roman"/>
              <w:sz w:val="24"/>
              <w:szCs w:val="24"/>
            </w:rPr>
          </w:rPrChange>
        </w:rPr>
        <w:t>= 0.025-0.975) and other outbreak characteristics</w:t>
      </w:r>
      <w:r w:rsidRPr="00B54640">
        <w:rPr>
          <w:rFonts w:ascii="Garamond" w:hAnsi="Garamond"/>
          <w:sz w:val="24"/>
          <w:szCs w:val="24"/>
          <w:rPrChange w:id="1350" w:author="Yang Liu" w:date="2020-08-09T20:41:00Z">
            <w:rPr>
              <w:rFonts w:ascii="Times New Roman" w:hAnsi="Times New Roman" w:hint="eastAsia"/>
              <w:sz w:val="24"/>
              <w:szCs w:val="24"/>
            </w:rPr>
          </w:rPrChange>
        </w:rPr>
        <w:t xml:space="preserve"> </w:t>
      </w:r>
      <w:r w:rsidRPr="00B54640">
        <w:rPr>
          <w:rFonts w:ascii="Garamond" w:eastAsia="STZhongsong" w:hAnsi="Garamond"/>
          <w:sz w:val="24"/>
          <w:szCs w:val="24"/>
          <w:rPrChange w:id="1351" w:author="Yang Liu" w:date="2020-08-09T20:41:00Z">
            <w:rPr>
              <w:rFonts w:ascii="Times New Roman" w:eastAsia="STZhongsong" w:hAnsi="Times New Roman"/>
              <w:sz w:val="24"/>
              <w:szCs w:val="24"/>
            </w:rPr>
          </w:rPrChange>
        </w:rPr>
        <w:t>in China, 2011-2018</w:t>
      </w:r>
      <w:r w:rsidRPr="00B54640">
        <w:rPr>
          <w:rFonts w:ascii="Garamond" w:hAnsi="Garamond"/>
          <w:sz w:val="24"/>
          <w:szCs w:val="24"/>
          <w:rPrChange w:id="1352" w:author="Yang Liu" w:date="2020-08-09T20:41:00Z">
            <w:rPr>
              <w:rFonts w:ascii="Times New Roman" w:hAnsi="Times New Roman"/>
              <w:sz w:val="24"/>
              <w:szCs w:val="24"/>
            </w:rPr>
          </w:rPrChange>
        </w:rPr>
        <w:t>.</w:t>
      </w:r>
    </w:p>
    <w:p w14:paraId="2D919574" w14:textId="77777777" w:rsidR="00A81F60" w:rsidRPr="00B54640" w:rsidRDefault="00A81F60" w:rsidP="00055951">
      <w:pPr>
        <w:rPr>
          <w:ins w:id="1353" w:author="Yang Liu" w:date="2020-08-09T16:07:00Z"/>
          <w:rFonts w:ascii="Garamond" w:hAnsi="Garamond"/>
          <w:rPrChange w:id="1354" w:author="Yang Liu" w:date="2020-08-09T20:41:00Z">
            <w:rPr>
              <w:ins w:id="1355" w:author="Yang Liu" w:date="2020-08-09T16:07:00Z"/>
            </w:rPr>
          </w:rPrChange>
        </w:rPr>
        <w:sectPr w:rsidR="00A81F60" w:rsidRPr="00B54640" w:rsidSect="00D92750">
          <w:footerReference w:type="default" r:id="rId16"/>
          <w:pgSz w:w="11906" w:h="16838"/>
          <w:pgMar w:top="1440" w:right="1800" w:bottom="1440" w:left="1800" w:header="851" w:footer="992" w:gutter="0"/>
          <w:lnNumType w:countBy="1" w:restart="continuous"/>
          <w:cols w:space="425"/>
          <w:docGrid w:type="lines" w:linePitch="312"/>
        </w:sectPr>
      </w:pPr>
      <w:ins w:id="1356" w:author="Yang Liu" w:date="2020-08-09T16:06:00Z">
        <w:r w:rsidRPr="00B54640">
          <w:rPr>
            <w:rFonts w:ascii="Garamond" w:hAnsi="Garamond"/>
            <w:rPrChange w:id="1357" w:author="Yang Liu" w:date="2020-08-09T20:41:00Z">
              <w:rPr/>
            </w:rPrChange>
          </w:rPr>
          <w:t xml:space="preserve"> </w:t>
        </w:r>
      </w:ins>
    </w:p>
    <w:p w14:paraId="5A3F4D0C" w14:textId="77777777" w:rsidR="001E4341" w:rsidRPr="00B54640" w:rsidRDefault="00284E76" w:rsidP="00055951">
      <w:pPr>
        <w:rPr>
          <w:ins w:id="1358" w:author="Yang Liu" w:date="2020-08-09T18:57:00Z"/>
          <w:rFonts w:ascii="Garamond" w:hAnsi="Garamond"/>
          <w:b/>
          <w:sz w:val="40"/>
          <w:szCs w:val="40"/>
          <w:lang w:val="en-GB"/>
          <w:rPrChange w:id="1359" w:author="Yang Liu" w:date="2020-08-09T20:41:00Z">
            <w:rPr>
              <w:ins w:id="1360" w:author="Yang Liu" w:date="2020-08-09T18:57:00Z"/>
              <w:rFonts w:ascii="Times New Roman" w:hAnsi="Times New Roman"/>
              <w:b/>
              <w:sz w:val="40"/>
              <w:szCs w:val="40"/>
              <w:lang w:val="en-GB"/>
            </w:rPr>
          </w:rPrChange>
        </w:rPr>
      </w:pPr>
      <w:ins w:id="1361" w:author="Yang Liu" w:date="2020-08-09T15:58:00Z">
        <w:r w:rsidRPr="00B54640">
          <w:rPr>
            <w:rFonts w:ascii="Garamond" w:hAnsi="Garamond"/>
            <w:b/>
            <w:sz w:val="40"/>
            <w:szCs w:val="40"/>
            <w:lang w:val="en-GB"/>
            <w:rPrChange w:id="1362" w:author="Yang Liu" w:date="2020-08-09T20:41:00Z">
              <w:rPr>
                <w:lang w:val="en-GB"/>
              </w:rPr>
            </w:rPrChange>
          </w:rPr>
          <w:lastRenderedPageBreak/>
          <w:t>Supplemental Materia</w:t>
        </w:r>
      </w:ins>
      <w:ins w:id="1363" w:author="Yang Liu" w:date="2020-08-09T18:56:00Z">
        <w:r w:rsidR="001E4341" w:rsidRPr="00B54640">
          <w:rPr>
            <w:rFonts w:ascii="Garamond" w:hAnsi="Garamond"/>
            <w:b/>
            <w:sz w:val="40"/>
            <w:szCs w:val="40"/>
            <w:lang w:val="en-GB"/>
            <w:rPrChange w:id="1364" w:author="Yang Liu" w:date="2020-08-09T20:41:00Z">
              <w:rPr>
                <w:rFonts w:ascii="Times New Roman" w:hAnsi="Times New Roman"/>
                <w:b/>
                <w:sz w:val="40"/>
                <w:szCs w:val="40"/>
                <w:lang w:val="en-GB"/>
              </w:rPr>
            </w:rPrChange>
          </w:rPr>
          <w:t>l</w:t>
        </w:r>
      </w:ins>
    </w:p>
    <w:p w14:paraId="14E5F680" w14:textId="6505D3F1" w:rsidR="001E4341" w:rsidRPr="00B54640" w:rsidRDefault="001E4341">
      <w:pPr>
        <w:pStyle w:val="ListParagraph"/>
        <w:numPr>
          <w:ilvl w:val="0"/>
          <w:numId w:val="5"/>
        </w:numPr>
        <w:ind w:firstLineChars="0"/>
        <w:rPr>
          <w:ins w:id="1365" w:author="Yang Liu" w:date="2020-08-09T18:57:00Z"/>
          <w:rFonts w:ascii="Garamond" w:hAnsi="Garamond"/>
          <w:sz w:val="24"/>
          <w:szCs w:val="24"/>
          <w:lang w:val="en-GB"/>
          <w:rPrChange w:id="1366" w:author="Yang Liu" w:date="2020-08-09T20:41:00Z">
            <w:rPr>
              <w:ins w:id="1367" w:author="Yang Liu" w:date="2020-08-09T18:57:00Z"/>
              <w:rFonts w:ascii="Times New Roman" w:hAnsi="Times New Roman"/>
              <w:sz w:val="24"/>
              <w:szCs w:val="24"/>
              <w:lang w:val="en-GB"/>
            </w:rPr>
          </w:rPrChange>
        </w:rPr>
        <w:pPrChange w:id="1368" w:author="Yang Liu" w:date="2020-08-09T18:57:00Z">
          <w:pPr/>
        </w:pPrChange>
      </w:pPr>
      <w:ins w:id="1369" w:author="Yang Liu" w:date="2020-08-09T18:57:00Z">
        <w:r w:rsidRPr="00B54640">
          <w:rPr>
            <w:rFonts w:ascii="Garamond" w:hAnsi="Garamond"/>
            <w:sz w:val="24"/>
            <w:szCs w:val="24"/>
            <w:lang w:val="en-GB"/>
            <w:rPrChange w:id="1370" w:author="Yang Liu" w:date="2020-08-09T20:41:00Z">
              <w:rPr>
                <w:rFonts w:ascii="Times New Roman" w:hAnsi="Times New Roman"/>
                <w:sz w:val="24"/>
                <w:szCs w:val="24"/>
                <w:lang w:val="en-GB"/>
              </w:rPr>
            </w:rPrChange>
          </w:rPr>
          <w:t>Method Validation</w:t>
        </w:r>
      </w:ins>
    </w:p>
    <w:p w14:paraId="2BA0A3F0" w14:textId="7D70FD8B" w:rsidR="001E4341" w:rsidRPr="00B54640" w:rsidRDefault="001E4341" w:rsidP="001E4341">
      <w:pPr>
        <w:rPr>
          <w:ins w:id="1371" w:author="Yang Liu" w:date="2020-08-09T19:04:00Z"/>
          <w:rFonts w:ascii="Garamond" w:hAnsi="Garamond"/>
          <w:sz w:val="24"/>
          <w:szCs w:val="24"/>
          <w:lang w:val="en-GB"/>
          <w:rPrChange w:id="1372" w:author="Yang Liu" w:date="2020-08-09T20:41:00Z">
            <w:rPr>
              <w:ins w:id="1373" w:author="Yang Liu" w:date="2020-08-09T19:04:00Z"/>
              <w:rFonts w:ascii="Times New Roman" w:hAnsi="Times New Roman"/>
              <w:sz w:val="24"/>
              <w:szCs w:val="24"/>
              <w:lang w:val="en-GB"/>
            </w:rPr>
          </w:rPrChange>
        </w:rPr>
      </w:pPr>
      <w:ins w:id="1374" w:author="Yang Liu" w:date="2020-08-09T18:57:00Z">
        <w:r w:rsidRPr="00B54640">
          <w:rPr>
            <w:rFonts w:ascii="Garamond" w:hAnsi="Garamond"/>
            <w:sz w:val="24"/>
            <w:szCs w:val="24"/>
            <w:lang w:val="en-GB"/>
            <w:rPrChange w:id="1375" w:author="Yang Liu" w:date="2020-08-09T20:41:00Z">
              <w:rPr>
                <w:rFonts w:ascii="Times New Roman" w:hAnsi="Times New Roman"/>
                <w:sz w:val="24"/>
                <w:szCs w:val="24"/>
                <w:lang w:val="en-GB"/>
              </w:rPr>
            </w:rPrChange>
          </w:rPr>
          <w:t>In order to validate the method used</w:t>
        </w:r>
      </w:ins>
      <w:ins w:id="1376" w:author="Yang Liu" w:date="2020-08-09T18:58:00Z">
        <w:r w:rsidRPr="00B54640">
          <w:rPr>
            <w:rFonts w:ascii="Garamond" w:hAnsi="Garamond"/>
            <w:sz w:val="24"/>
            <w:szCs w:val="24"/>
            <w:lang w:val="en-GB"/>
            <w:rPrChange w:id="1377" w:author="Yang Liu" w:date="2020-08-09T20:41:00Z">
              <w:rPr>
                <w:rFonts w:ascii="Times New Roman" w:hAnsi="Times New Roman"/>
                <w:sz w:val="24"/>
                <w:szCs w:val="24"/>
                <w:lang w:val="en-GB"/>
              </w:rPr>
            </w:rPrChange>
          </w:rPr>
          <w:t>, we simulate HFMD outbreaks using a stochastic SEIR model</w:t>
        </w:r>
      </w:ins>
      <w:ins w:id="1378" w:author="Yang Liu" w:date="2020-08-09T18:59:00Z">
        <w:r w:rsidRPr="00B54640">
          <w:rPr>
            <w:rFonts w:ascii="Garamond" w:hAnsi="Garamond"/>
            <w:sz w:val="24"/>
            <w:szCs w:val="24"/>
            <w:lang w:val="en-GB"/>
            <w:rPrChange w:id="1379" w:author="Yang Liu" w:date="2020-08-09T20:41:00Z">
              <w:rPr>
                <w:rFonts w:ascii="Times New Roman" w:hAnsi="Times New Roman"/>
                <w:sz w:val="24"/>
                <w:szCs w:val="24"/>
                <w:lang w:val="en-GB"/>
              </w:rPr>
            </w:rPrChange>
          </w:rPr>
          <w:t xml:space="preserve"> using the following specifications</w:t>
        </w:r>
      </w:ins>
      <w:ins w:id="1380" w:author="Yang Liu" w:date="2020-08-09T18:58:00Z">
        <w:r w:rsidRPr="00B54640">
          <w:rPr>
            <w:rFonts w:ascii="Garamond" w:hAnsi="Garamond"/>
            <w:sz w:val="24"/>
            <w:szCs w:val="24"/>
            <w:lang w:val="en-GB"/>
            <w:rPrChange w:id="1381" w:author="Yang Liu" w:date="2020-08-09T20:41:00Z">
              <w:rPr>
                <w:rFonts w:ascii="Times New Roman" w:hAnsi="Times New Roman"/>
                <w:sz w:val="24"/>
                <w:szCs w:val="24"/>
                <w:lang w:val="en-GB"/>
              </w:rPr>
            </w:rPrChange>
          </w:rPr>
          <w:t>:</w:t>
        </w:r>
      </w:ins>
    </w:p>
    <w:p w14:paraId="72BBC56A" w14:textId="77777777" w:rsidR="00210ECA" w:rsidRPr="00B54640" w:rsidRDefault="00210ECA" w:rsidP="001E4341">
      <w:pPr>
        <w:rPr>
          <w:ins w:id="1382" w:author="Yang Liu" w:date="2020-08-09T18:58:00Z"/>
          <w:rFonts w:ascii="Garamond" w:hAnsi="Garamond"/>
          <w:sz w:val="24"/>
          <w:szCs w:val="24"/>
          <w:lang w:val="en-GB"/>
          <w:rPrChange w:id="1383" w:author="Yang Liu" w:date="2020-08-09T20:41:00Z">
            <w:rPr>
              <w:ins w:id="1384" w:author="Yang Liu" w:date="2020-08-09T18:58:00Z"/>
              <w:rFonts w:ascii="Times New Roman" w:hAnsi="Times New Roman"/>
              <w:sz w:val="24"/>
              <w:szCs w:val="24"/>
              <w:lang w:val="en-GB"/>
            </w:rPr>
          </w:rPrChange>
        </w:rPr>
      </w:pPr>
    </w:p>
    <w:tbl>
      <w:tblPr>
        <w:tblStyle w:val="TableGrid"/>
        <w:tblW w:w="0" w:type="auto"/>
        <w:tblLook w:val="04A0" w:firstRow="1" w:lastRow="0" w:firstColumn="1" w:lastColumn="0" w:noHBand="0" w:noVBand="1"/>
      </w:tblPr>
      <w:tblGrid>
        <w:gridCol w:w="2765"/>
        <w:gridCol w:w="2765"/>
        <w:gridCol w:w="2766"/>
      </w:tblGrid>
      <w:tr w:rsidR="001E4341" w:rsidRPr="00B54640" w14:paraId="6E526B3F" w14:textId="77777777" w:rsidTr="001E4341">
        <w:trPr>
          <w:ins w:id="1385" w:author="Yang Liu" w:date="2020-08-09T18:59:00Z"/>
        </w:trPr>
        <w:tc>
          <w:tcPr>
            <w:tcW w:w="2765" w:type="dxa"/>
          </w:tcPr>
          <w:p w14:paraId="6075469B" w14:textId="15F48B9B" w:rsidR="001E4341" w:rsidRPr="00B54640" w:rsidRDefault="001E4341">
            <w:pPr>
              <w:jc w:val="left"/>
              <w:rPr>
                <w:ins w:id="1386" w:author="Yang Liu" w:date="2020-08-09T18:59:00Z"/>
                <w:rFonts w:ascii="Garamond" w:hAnsi="Garamond"/>
                <w:sz w:val="24"/>
                <w:szCs w:val="24"/>
                <w:lang w:val="en-GB"/>
                <w:rPrChange w:id="1387" w:author="Yang Liu" w:date="2020-08-09T20:41:00Z">
                  <w:rPr>
                    <w:ins w:id="1388" w:author="Yang Liu" w:date="2020-08-09T18:59:00Z"/>
                    <w:rFonts w:ascii="Times New Roman" w:hAnsi="Times New Roman"/>
                    <w:sz w:val="24"/>
                    <w:szCs w:val="24"/>
                    <w:lang w:val="en-GB"/>
                  </w:rPr>
                </w:rPrChange>
              </w:rPr>
              <w:pPrChange w:id="1389" w:author="Yang Liu" w:date="2020-08-09T19:04:00Z">
                <w:pPr/>
              </w:pPrChange>
            </w:pPr>
            <w:ins w:id="1390" w:author="Yang Liu" w:date="2020-08-09T18:59:00Z">
              <w:r w:rsidRPr="00B54640">
                <w:rPr>
                  <w:rFonts w:ascii="Garamond" w:hAnsi="Garamond"/>
                  <w:sz w:val="24"/>
                  <w:szCs w:val="24"/>
                  <w:lang w:val="en-GB"/>
                  <w:rPrChange w:id="1391" w:author="Yang Liu" w:date="2020-08-09T20:41:00Z">
                    <w:rPr>
                      <w:rFonts w:ascii="Times New Roman" w:hAnsi="Times New Roman"/>
                      <w:sz w:val="24"/>
                      <w:szCs w:val="24"/>
                      <w:lang w:val="en-GB"/>
                    </w:rPr>
                  </w:rPrChange>
                </w:rPr>
                <w:t>Metric</w:t>
              </w:r>
            </w:ins>
          </w:p>
        </w:tc>
        <w:tc>
          <w:tcPr>
            <w:tcW w:w="2765" w:type="dxa"/>
          </w:tcPr>
          <w:p w14:paraId="0E228F7D" w14:textId="6F3D555A" w:rsidR="001E4341" w:rsidRPr="00B54640" w:rsidRDefault="001E4341">
            <w:pPr>
              <w:jc w:val="left"/>
              <w:rPr>
                <w:ins w:id="1392" w:author="Yang Liu" w:date="2020-08-09T18:59:00Z"/>
                <w:rFonts w:ascii="Garamond" w:hAnsi="Garamond"/>
                <w:sz w:val="24"/>
                <w:szCs w:val="24"/>
                <w:lang w:val="en-GB"/>
                <w:rPrChange w:id="1393" w:author="Yang Liu" w:date="2020-08-09T20:41:00Z">
                  <w:rPr>
                    <w:ins w:id="1394" w:author="Yang Liu" w:date="2020-08-09T18:59:00Z"/>
                    <w:rFonts w:ascii="Times New Roman" w:hAnsi="Times New Roman"/>
                    <w:sz w:val="24"/>
                    <w:szCs w:val="24"/>
                    <w:lang w:val="en-GB"/>
                  </w:rPr>
                </w:rPrChange>
              </w:rPr>
              <w:pPrChange w:id="1395" w:author="Yang Liu" w:date="2020-08-09T19:04:00Z">
                <w:pPr/>
              </w:pPrChange>
            </w:pPr>
            <w:ins w:id="1396" w:author="Yang Liu" w:date="2020-08-09T18:59:00Z">
              <w:r w:rsidRPr="00B54640">
                <w:rPr>
                  <w:rFonts w:ascii="Garamond" w:hAnsi="Garamond"/>
                  <w:sz w:val="24"/>
                  <w:szCs w:val="24"/>
                  <w:lang w:val="en-GB"/>
                  <w:rPrChange w:id="1397" w:author="Yang Liu" w:date="2020-08-09T20:41:00Z">
                    <w:rPr>
                      <w:rFonts w:ascii="Times New Roman" w:hAnsi="Times New Roman"/>
                      <w:sz w:val="24"/>
                      <w:szCs w:val="24"/>
                      <w:lang w:val="en-GB"/>
                    </w:rPr>
                  </w:rPrChange>
                </w:rPr>
                <w:t>Value</w:t>
              </w:r>
            </w:ins>
          </w:p>
        </w:tc>
        <w:tc>
          <w:tcPr>
            <w:tcW w:w="2766" w:type="dxa"/>
          </w:tcPr>
          <w:p w14:paraId="5EE76674" w14:textId="39636519" w:rsidR="001E4341" w:rsidRPr="00B54640" w:rsidRDefault="001E4341">
            <w:pPr>
              <w:jc w:val="left"/>
              <w:rPr>
                <w:ins w:id="1398" w:author="Yang Liu" w:date="2020-08-09T18:59:00Z"/>
                <w:rFonts w:ascii="Garamond" w:hAnsi="Garamond"/>
                <w:sz w:val="24"/>
                <w:szCs w:val="24"/>
                <w:lang w:val="en-GB"/>
                <w:rPrChange w:id="1399" w:author="Yang Liu" w:date="2020-08-09T20:41:00Z">
                  <w:rPr>
                    <w:ins w:id="1400" w:author="Yang Liu" w:date="2020-08-09T18:59:00Z"/>
                    <w:rFonts w:ascii="Times New Roman" w:hAnsi="Times New Roman"/>
                    <w:sz w:val="24"/>
                    <w:szCs w:val="24"/>
                    <w:lang w:val="en-GB"/>
                  </w:rPr>
                </w:rPrChange>
              </w:rPr>
              <w:pPrChange w:id="1401" w:author="Yang Liu" w:date="2020-08-09T19:04:00Z">
                <w:pPr/>
              </w:pPrChange>
            </w:pPr>
            <w:ins w:id="1402" w:author="Yang Liu" w:date="2020-08-09T18:59:00Z">
              <w:r w:rsidRPr="00B54640">
                <w:rPr>
                  <w:rFonts w:ascii="Garamond" w:hAnsi="Garamond"/>
                  <w:sz w:val="24"/>
                  <w:szCs w:val="24"/>
                  <w:lang w:val="en-GB"/>
                  <w:rPrChange w:id="1403" w:author="Yang Liu" w:date="2020-08-09T20:41:00Z">
                    <w:rPr>
                      <w:rFonts w:ascii="Times New Roman" w:hAnsi="Times New Roman"/>
                      <w:sz w:val="24"/>
                      <w:szCs w:val="24"/>
                      <w:lang w:val="en-GB"/>
                    </w:rPr>
                  </w:rPrChange>
                </w:rPr>
                <w:t>Source</w:t>
              </w:r>
            </w:ins>
          </w:p>
        </w:tc>
      </w:tr>
      <w:tr w:rsidR="001E4341" w:rsidRPr="00B54640" w14:paraId="6DABED19" w14:textId="77777777" w:rsidTr="001E4341">
        <w:trPr>
          <w:ins w:id="1404" w:author="Yang Liu" w:date="2020-08-09T18:59:00Z"/>
        </w:trPr>
        <w:tc>
          <w:tcPr>
            <w:tcW w:w="2765" w:type="dxa"/>
          </w:tcPr>
          <w:p w14:paraId="6AE93A6F" w14:textId="1C6DBA19" w:rsidR="001E4341" w:rsidRPr="00B54640" w:rsidRDefault="001E4341">
            <w:pPr>
              <w:jc w:val="left"/>
              <w:rPr>
                <w:ins w:id="1405" w:author="Yang Liu" w:date="2020-08-09T18:59:00Z"/>
                <w:rFonts w:ascii="Garamond" w:hAnsi="Garamond"/>
                <w:sz w:val="24"/>
                <w:szCs w:val="24"/>
                <w:lang w:val="en-GB"/>
                <w:rPrChange w:id="1406" w:author="Yang Liu" w:date="2020-08-09T20:41:00Z">
                  <w:rPr>
                    <w:ins w:id="1407" w:author="Yang Liu" w:date="2020-08-09T18:59:00Z"/>
                    <w:rFonts w:ascii="Times New Roman" w:hAnsi="Times New Roman"/>
                    <w:sz w:val="24"/>
                    <w:szCs w:val="24"/>
                    <w:lang w:val="en-GB"/>
                  </w:rPr>
                </w:rPrChange>
              </w:rPr>
              <w:pPrChange w:id="1408" w:author="Yang Liu" w:date="2020-08-09T19:04:00Z">
                <w:pPr/>
              </w:pPrChange>
            </w:pPr>
            <w:ins w:id="1409" w:author="Yang Liu" w:date="2020-08-09T19:00:00Z">
              <w:r w:rsidRPr="00B54640">
                <w:rPr>
                  <w:rFonts w:ascii="Garamond" w:hAnsi="Garamond"/>
                  <w:sz w:val="24"/>
                  <w:szCs w:val="24"/>
                  <w:lang w:val="en-GB"/>
                  <w:rPrChange w:id="1410" w:author="Yang Liu" w:date="2020-08-09T20:41:00Z">
                    <w:rPr>
                      <w:rFonts w:ascii="Times New Roman" w:hAnsi="Times New Roman"/>
                      <w:sz w:val="24"/>
                      <w:szCs w:val="24"/>
                      <w:lang w:val="en-GB"/>
                    </w:rPr>
                  </w:rPrChange>
                </w:rPr>
                <w:t>Input R0</w:t>
              </w:r>
            </w:ins>
          </w:p>
        </w:tc>
        <w:tc>
          <w:tcPr>
            <w:tcW w:w="2765" w:type="dxa"/>
          </w:tcPr>
          <w:p w14:paraId="1073998E" w14:textId="5AE8FC26" w:rsidR="001E4341" w:rsidRPr="00B54640" w:rsidRDefault="001E4341">
            <w:pPr>
              <w:jc w:val="left"/>
              <w:rPr>
                <w:ins w:id="1411" w:author="Yang Liu" w:date="2020-08-09T18:59:00Z"/>
                <w:rFonts w:ascii="Garamond" w:hAnsi="Garamond"/>
                <w:sz w:val="24"/>
                <w:szCs w:val="24"/>
                <w:lang w:val="en-GB"/>
                <w:rPrChange w:id="1412" w:author="Yang Liu" w:date="2020-08-09T20:41:00Z">
                  <w:rPr>
                    <w:ins w:id="1413" w:author="Yang Liu" w:date="2020-08-09T18:59:00Z"/>
                    <w:rFonts w:ascii="Times New Roman" w:hAnsi="Times New Roman"/>
                    <w:sz w:val="24"/>
                    <w:szCs w:val="24"/>
                    <w:lang w:val="en-GB"/>
                  </w:rPr>
                </w:rPrChange>
              </w:rPr>
              <w:pPrChange w:id="1414" w:author="Yang Liu" w:date="2020-08-09T19:04:00Z">
                <w:pPr/>
              </w:pPrChange>
            </w:pPr>
            <w:ins w:id="1415" w:author="Yang Liu" w:date="2020-08-09T19:00:00Z">
              <w:r w:rsidRPr="00B54640">
                <w:rPr>
                  <w:rFonts w:ascii="Garamond" w:hAnsi="Garamond"/>
                  <w:sz w:val="24"/>
                  <w:szCs w:val="24"/>
                  <w:lang w:val="en-GB"/>
                  <w:rPrChange w:id="1416" w:author="Yang Liu" w:date="2020-08-09T20:41:00Z">
                    <w:rPr>
                      <w:rFonts w:ascii="Times New Roman" w:hAnsi="Times New Roman"/>
                      <w:sz w:val="24"/>
                      <w:szCs w:val="24"/>
                      <w:lang w:val="en-GB"/>
                    </w:rPr>
                  </w:rPrChange>
                </w:rPr>
                <w:t>2 to 10 with 0.5 increments</w:t>
              </w:r>
            </w:ins>
          </w:p>
        </w:tc>
        <w:tc>
          <w:tcPr>
            <w:tcW w:w="2766" w:type="dxa"/>
          </w:tcPr>
          <w:p w14:paraId="3DD69F59" w14:textId="4BAC376E" w:rsidR="001E4341" w:rsidRPr="00B54640" w:rsidRDefault="001E4341">
            <w:pPr>
              <w:jc w:val="left"/>
              <w:rPr>
                <w:ins w:id="1417" w:author="Yang Liu" w:date="2020-08-09T18:59:00Z"/>
                <w:rFonts w:ascii="Garamond" w:hAnsi="Garamond"/>
                <w:sz w:val="24"/>
                <w:szCs w:val="24"/>
                <w:lang w:val="en-GB"/>
                <w:rPrChange w:id="1418" w:author="Yang Liu" w:date="2020-08-09T20:41:00Z">
                  <w:rPr>
                    <w:ins w:id="1419" w:author="Yang Liu" w:date="2020-08-09T18:59:00Z"/>
                    <w:rFonts w:ascii="Times New Roman" w:hAnsi="Times New Roman"/>
                    <w:sz w:val="24"/>
                    <w:szCs w:val="24"/>
                    <w:lang w:val="en-GB"/>
                  </w:rPr>
                </w:rPrChange>
              </w:rPr>
              <w:pPrChange w:id="1420" w:author="Yang Liu" w:date="2020-08-09T19:04:00Z">
                <w:pPr/>
              </w:pPrChange>
            </w:pPr>
            <w:ins w:id="1421" w:author="Yang Liu" w:date="2020-08-09T19:00:00Z">
              <w:r w:rsidRPr="00B54640">
                <w:rPr>
                  <w:rFonts w:ascii="Garamond" w:hAnsi="Garamond"/>
                  <w:sz w:val="24"/>
                  <w:szCs w:val="24"/>
                  <w:lang w:val="en-GB"/>
                  <w:rPrChange w:id="1422" w:author="Yang Liu" w:date="2020-08-09T20:41:00Z">
                    <w:rPr>
                      <w:rFonts w:ascii="Times New Roman" w:hAnsi="Times New Roman"/>
                      <w:sz w:val="24"/>
                      <w:szCs w:val="24"/>
                      <w:lang w:val="en-GB"/>
                    </w:rPr>
                  </w:rPrChange>
                </w:rPr>
                <w:t>Assumed</w:t>
              </w:r>
            </w:ins>
          </w:p>
        </w:tc>
      </w:tr>
      <w:tr w:rsidR="001E4341" w:rsidRPr="00B54640" w14:paraId="4971AE7E" w14:textId="77777777" w:rsidTr="001E4341">
        <w:trPr>
          <w:ins w:id="1423" w:author="Yang Liu" w:date="2020-08-09T18:59:00Z"/>
        </w:trPr>
        <w:tc>
          <w:tcPr>
            <w:tcW w:w="2765" w:type="dxa"/>
          </w:tcPr>
          <w:p w14:paraId="77B3DB21" w14:textId="25FB163B" w:rsidR="001E4341" w:rsidRPr="00B54640" w:rsidRDefault="001E4341">
            <w:pPr>
              <w:jc w:val="left"/>
              <w:rPr>
                <w:ins w:id="1424" w:author="Yang Liu" w:date="2020-08-09T18:59:00Z"/>
                <w:rFonts w:ascii="Garamond" w:hAnsi="Garamond"/>
                <w:sz w:val="24"/>
                <w:szCs w:val="24"/>
                <w:lang w:val="en-GB"/>
                <w:rPrChange w:id="1425" w:author="Yang Liu" w:date="2020-08-09T20:41:00Z">
                  <w:rPr>
                    <w:ins w:id="1426" w:author="Yang Liu" w:date="2020-08-09T18:59:00Z"/>
                    <w:rFonts w:ascii="Times New Roman" w:hAnsi="Times New Roman"/>
                    <w:sz w:val="24"/>
                    <w:szCs w:val="24"/>
                    <w:lang w:val="en-GB"/>
                  </w:rPr>
                </w:rPrChange>
              </w:rPr>
              <w:pPrChange w:id="1427" w:author="Yang Liu" w:date="2020-08-09T19:04:00Z">
                <w:pPr/>
              </w:pPrChange>
            </w:pPr>
            <w:ins w:id="1428" w:author="Yang Liu" w:date="2020-08-09T19:00:00Z">
              <w:r w:rsidRPr="00B54640">
                <w:rPr>
                  <w:rFonts w:ascii="Garamond" w:hAnsi="Garamond"/>
                  <w:sz w:val="24"/>
                  <w:szCs w:val="24"/>
                  <w:lang w:val="en-GB"/>
                  <w:rPrChange w:id="1429" w:author="Yang Liu" w:date="2020-08-09T20:41:00Z">
                    <w:rPr>
                      <w:rFonts w:ascii="Times New Roman" w:hAnsi="Times New Roman"/>
                      <w:sz w:val="24"/>
                      <w:szCs w:val="24"/>
                      <w:lang w:val="en-GB"/>
                    </w:rPr>
                  </w:rPrChange>
                </w:rPr>
                <w:t>Recovery rate</w:t>
              </w:r>
            </w:ins>
          </w:p>
        </w:tc>
        <w:tc>
          <w:tcPr>
            <w:tcW w:w="2765" w:type="dxa"/>
          </w:tcPr>
          <w:p w14:paraId="49EA755A" w14:textId="7F0D6D13" w:rsidR="001E4341" w:rsidRPr="00B54640" w:rsidRDefault="001E4341">
            <w:pPr>
              <w:jc w:val="left"/>
              <w:rPr>
                <w:ins w:id="1430" w:author="Yang Liu" w:date="2020-08-09T18:59:00Z"/>
                <w:rFonts w:ascii="Garamond" w:hAnsi="Garamond"/>
                <w:sz w:val="24"/>
                <w:szCs w:val="24"/>
                <w:lang w:val="en-GB"/>
                <w:rPrChange w:id="1431" w:author="Yang Liu" w:date="2020-08-09T20:41:00Z">
                  <w:rPr>
                    <w:ins w:id="1432" w:author="Yang Liu" w:date="2020-08-09T18:59:00Z"/>
                    <w:rFonts w:ascii="Times New Roman" w:hAnsi="Times New Roman"/>
                    <w:sz w:val="24"/>
                    <w:szCs w:val="24"/>
                    <w:lang w:val="en-GB"/>
                  </w:rPr>
                </w:rPrChange>
              </w:rPr>
              <w:pPrChange w:id="1433" w:author="Yang Liu" w:date="2020-08-09T19:04:00Z">
                <w:pPr/>
              </w:pPrChange>
            </w:pPr>
            <w:ins w:id="1434" w:author="Yang Liu" w:date="2020-08-09T19:00:00Z">
              <w:r w:rsidRPr="00B54640">
                <w:rPr>
                  <w:rFonts w:ascii="Garamond" w:hAnsi="Garamond"/>
                  <w:sz w:val="24"/>
                  <w:szCs w:val="24"/>
                  <w:lang w:val="en-GB"/>
                  <w:rPrChange w:id="1435" w:author="Yang Liu" w:date="2020-08-09T20:41:00Z">
                    <w:rPr>
                      <w:rFonts w:ascii="Times New Roman" w:hAnsi="Times New Roman"/>
                      <w:sz w:val="24"/>
                      <w:szCs w:val="24"/>
                      <w:lang w:val="en-GB"/>
                    </w:rPr>
                  </w:rPrChange>
                </w:rPr>
                <w:t>1/7 day</w:t>
              </w:r>
            </w:ins>
            <w:ins w:id="1436" w:author="Yang Liu" w:date="2020-08-09T19:01:00Z">
              <w:r w:rsidRPr="00B54640">
                <w:rPr>
                  <w:rFonts w:ascii="Garamond" w:hAnsi="Garamond"/>
                  <w:sz w:val="24"/>
                  <w:szCs w:val="24"/>
                  <w:vertAlign w:val="superscript"/>
                  <w:lang w:val="en-GB"/>
                  <w:rPrChange w:id="1437" w:author="Yang Liu" w:date="2020-08-09T20:41:00Z">
                    <w:rPr>
                      <w:rFonts w:ascii="Times New Roman" w:hAnsi="Times New Roman"/>
                      <w:sz w:val="24"/>
                      <w:szCs w:val="24"/>
                      <w:lang w:val="en-GB"/>
                    </w:rPr>
                  </w:rPrChange>
                </w:rPr>
                <w:t>-1</w:t>
              </w:r>
            </w:ins>
          </w:p>
        </w:tc>
        <w:tc>
          <w:tcPr>
            <w:tcW w:w="2766" w:type="dxa"/>
          </w:tcPr>
          <w:p w14:paraId="42A4DAFB" w14:textId="77777777" w:rsidR="001E4341" w:rsidRPr="00B54640" w:rsidRDefault="001E4341">
            <w:pPr>
              <w:jc w:val="left"/>
              <w:rPr>
                <w:ins w:id="1438" w:author="Yang Liu" w:date="2020-08-09T18:59:00Z"/>
                <w:rFonts w:ascii="Garamond" w:hAnsi="Garamond"/>
                <w:sz w:val="24"/>
                <w:szCs w:val="24"/>
                <w:lang w:val="en-GB"/>
                <w:rPrChange w:id="1439" w:author="Yang Liu" w:date="2020-08-09T20:41:00Z">
                  <w:rPr>
                    <w:ins w:id="1440" w:author="Yang Liu" w:date="2020-08-09T18:59:00Z"/>
                    <w:rFonts w:ascii="Times New Roman" w:hAnsi="Times New Roman"/>
                    <w:sz w:val="24"/>
                    <w:szCs w:val="24"/>
                    <w:lang w:val="en-GB"/>
                  </w:rPr>
                </w:rPrChange>
              </w:rPr>
              <w:pPrChange w:id="1441" w:author="Yang Liu" w:date="2020-08-09T19:04:00Z">
                <w:pPr/>
              </w:pPrChange>
            </w:pPr>
          </w:p>
        </w:tc>
      </w:tr>
      <w:tr w:rsidR="001E4341" w:rsidRPr="00B54640" w14:paraId="68BE2088" w14:textId="77777777" w:rsidTr="001E4341">
        <w:trPr>
          <w:ins w:id="1442" w:author="Yang Liu" w:date="2020-08-09T18:59:00Z"/>
        </w:trPr>
        <w:tc>
          <w:tcPr>
            <w:tcW w:w="2765" w:type="dxa"/>
          </w:tcPr>
          <w:p w14:paraId="293FF36A" w14:textId="11F106EF" w:rsidR="001E4341" w:rsidRPr="00B54640" w:rsidRDefault="00210ECA">
            <w:pPr>
              <w:jc w:val="left"/>
              <w:rPr>
                <w:ins w:id="1443" w:author="Yang Liu" w:date="2020-08-09T18:59:00Z"/>
                <w:rFonts w:ascii="Garamond" w:hAnsi="Garamond"/>
                <w:sz w:val="24"/>
                <w:szCs w:val="24"/>
                <w:lang w:val="en-GB"/>
                <w:rPrChange w:id="1444" w:author="Yang Liu" w:date="2020-08-09T20:41:00Z">
                  <w:rPr>
                    <w:ins w:id="1445" w:author="Yang Liu" w:date="2020-08-09T18:59:00Z"/>
                    <w:rFonts w:ascii="Times New Roman" w:hAnsi="Times New Roman"/>
                    <w:sz w:val="24"/>
                    <w:szCs w:val="24"/>
                    <w:lang w:val="en-GB"/>
                  </w:rPr>
                </w:rPrChange>
              </w:rPr>
              <w:pPrChange w:id="1446" w:author="Yang Liu" w:date="2020-08-09T19:04:00Z">
                <w:pPr/>
              </w:pPrChange>
            </w:pPr>
            <w:ins w:id="1447" w:author="Yang Liu" w:date="2020-08-09T19:04:00Z">
              <w:r w:rsidRPr="00B54640">
                <w:rPr>
                  <w:rFonts w:ascii="Garamond" w:hAnsi="Garamond"/>
                  <w:sz w:val="24"/>
                  <w:szCs w:val="24"/>
                  <w:lang w:val="en-GB"/>
                  <w:rPrChange w:id="1448" w:author="Yang Liu" w:date="2020-08-09T20:41:00Z">
                    <w:rPr>
                      <w:rFonts w:ascii="Times New Roman" w:hAnsi="Times New Roman"/>
                      <w:sz w:val="24"/>
                      <w:szCs w:val="24"/>
                      <w:lang w:val="en-GB"/>
                    </w:rPr>
                  </w:rPrChange>
                </w:rPr>
                <w:t xml:space="preserve">Initial </w:t>
              </w:r>
            </w:ins>
            <w:ins w:id="1449" w:author="Yang Liu" w:date="2020-08-09T19:01:00Z">
              <w:r w:rsidRPr="00B54640">
                <w:rPr>
                  <w:rFonts w:ascii="Garamond" w:hAnsi="Garamond"/>
                  <w:sz w:val="24"/>
                  <w:szCs w:val="24"/>
                  <w:lang w:val="en-GB"/>
                  <w:rPrChange w:id="1450" w:author="Yang Liu" w:date="2020-08-09T20:41:00Z">
                    <w:rPr>
                      <w:rFonts w:ascii="Times New Roman" w:hAnsi="Times New Roman"/>
                      <w:sz w:val="24"/>
                      <w:szCs w:val="24"/>
                      <w:lang w:val="en-GB"/>
                    </w:rPr>
                  </w:rPrChange>
                </w:rPr>
                <w:t>Seroprevalence</w:t>
              </w:r>
            </w:ins>
          </w:p>
        </w:tc>
        <w:tc>
          <w:tcPr>
            <w:tcW w:w="2765" w:type="dxa"/>
          </w:tcPr>
          <w:p w14:paraId="1569E29B" w14:textId="2244900E" w:rsidR="001E4341" w:rsidRPr="00B54640" w:rsidRDefault="00210ECA">
            <w:pPr>
              <w:jc w:val="left"/>
              <w:rPr>
                <w:ins w:id="1451" w:author="Yang Liu" w:date="2020-08-09T18:59:00Z"/>
                <w:rFonts w:ascii="Garamond" w:hAnsi="Garamond"/>
                <w:sz w:val="24"/>
                <w:szCs w:val="24"/>
                <w:lang w:val="en-GB"/>
                <w:rPrChange w:id="1452" w:author="Yang Liu" w:date="2020-08-09T20:41:00Z">
                  <w:rPr>
                    <w:ins w:id="1453" w:author="Yang Liu" w:date="2020-08-09T18:59:00Z"/>
                    <w:rFonts w:ascii="Times New Roman" w:hAnsi="Times New Roman"/>
                    <w:sz w:val="24"/>
                    <w:szCs w:val="24"/>
                    <w:lang w:val="en-GB"/>
                  </w:rPr>
                </w:rPrChange>
              </w:rPr>
              <w:pPrChange w:id="1454" w:author="Yang Liu" w:date="2020-08-09T19:04:00Z">
                <w:pPr/>
              </w:pPrChange>
            </w:pPr>
            <w:ins w:id="1455" w:author="Yang Liu" w:date="2020-08-09T19:02:00Z">
              <w:r w:rsidRPr="00B54640">
                <w:rPr>
                  <w:rFonts w:ascii="Garamond" w:hAnsi="Garamond"/>
                  <w:sz w:val="24"/>
                  <w:szCs w:val="24"/>
                  <w:lang w:val="en-GB"/>
                  <w:rPrChange w:id="1456" w:author="Yang Liu" w:date="2020-08-09T20:41:00Z">
                    <w:rPr>
                      <w:rFonts w:ascii="Times New Roman" w:hAnsi="Times New Roman"/>
                      <w:sz w:val="24"/>
                      <w:szCs w:val="24"/>
                      <w:lang w:val="en-GB"/>
                    </w:rPr>
                  </w:rPrChange>
                </w:rPr>
                <w:t>0.3 to 0.7 with 0.1 increments</w:t>
              </w:r>
            </w:ins>
          </w:p>
        </w:tc>
        <w:tc>
          <w:tcPr>
            <w:tcW w:w="2766" w:type="dxa"/>
          </w:tcPr>
          <w:p w14:paraId="1A271786" w14:textId="7A88594B" w:rsidR="001E4341" w:rsidRPr="00B54640" w:rsidRDefault="00210ECA">
            <w:pPr>
              <w:jc w:val="left"/>
              <w:rPr>
                <w:ins w:id="1457" w:author="Yang Liu" w:date="2020-08-09T18:59:00Z"/>
                <w:rFonts w:ascii="Garamond" w:hAnsi="Garamond"/>
                <w:sz w:val="24"/>
                <w:szCs w:val="24"/>
                <w:lang w:val="en-GB"/>
                <w:rPrChange w:id="1458" w:author="Yang Liu" w:date="2020-08-09T20:41:00Z">
                  <w:rPr>
                    <w:ins w:id="1459" w:author="Yang Liu" w:date="2020-08-09T18:59:00Z"/>
                    <w:rFonts w:ascii="Times New Roman" w:hAnsi="Times New Roman"/>
                    <w:sz w:val="24"/>
                    <w:szCs w:val="24"/>
                    <w:lang w:val="en-GB"/>
                  </w:rPr>
                </w:rPrChange>
              </w:rPr>
              <w:pPrChange w:id="1460" w:author="Yang Liu" w:date="2020-08-09T19:04:00Z">
                <w:pPr/>
              </w:pPrChange>
            </w:pPr>
            <w:ins w:id="1461" w:author="Yang Liu" w:date="2020-08-09T19:02:00Z">
              <w:r w:rsidRPr="00B54640">
                <w:rPr>
                  <w:rFonts w:ascii="Garamond" w:hAnsi="Garamond"/>
                  <w:sz w:val="24"/>
                  <w:szCs w:val="24"/>
                  <w:lang w:val="en-GB"/>
                  <w:rPrChange w:id="1462" w:author="Yang Liu" w:date="2020-08-09T20:41:00Z">
                    <w:rPr>
                      <w:rFonts w:ascii="Times New Roman" w:hAnsi="Times New Roman"/>
                      <w:sz w:val="24"/>
                      <w:szCs w:val="24"/>
                      <w:lang w:val="en-GB"/>
                    </w:rPr>
                  </w:rPrChange>
                </w:rPr>
                <w:t>Assumed</w:t>
              </w:r>
            </w:ins>
          </w:p>
        </w:tc>
      </w:tr>
      <w:tr w:rsidR="00210ECA" w:rsidRPr="00B54640" w14:paraId="20E2AA72" w14:textId="77777777" w:rsidTr="001E4341">
        <w:trPr>
          <w:ins w:id="1463" w:author="Yang Liu" w:date="2020-08-09T19:02:00Z"/>
        </w:trPr>
        <w:tc>
          <w:tcPr>
            <w:tcW w:w="2765" w:type="dxa"/>
          </w:tcPr>
          <w:p w14:paraId="08E85D8A" w14:textId="513D542A" w:rsidR="00210ECA" w:rsidRPr="00B54640" w:rsidRDefault="00210ECA">
            <w:pPr>
              <w:jc w:val="left"/>
              <w:rPr>
                <w:ins w:id="1464" w:author="Yang Liu" w:date="2020-08-09T19:02:00Z"/>
                <w:rFonts w:ascii="Garamond" w:hAnsi="Garamond"/>
                <w:sz w:val="24"/>
                <w:szCs w:val="24"/>
                <w:lang w:val="en-GB"/>
                <w:rPrChange w:id="1465" w:author="Yang Liu" w:date="2020-08-09T20:41:00Z">
                  <w:rPr>
                    <w:ins w:id="1466" w:author="Yang Liu" w:date="2020-08-09T19:02:00Z"/>
                    <w:rFonts w:ascii="Times New Roman" w:hAnsi="Times New Roman"/>
                    <w:sz w:val="24"/>
                    <w:szCs w:val="24"/>
                    <w:lang w:val="en-GB"/>
                  </w:rPr>
                </w:rPrChange>
              </w:rPr>
              <w:pPrChange w:id="1467" w:author="Yang Liu" w:date="2020-08-09T19:04:00Z">
                <w:pPr/>
              </w:pPrChange>
            </w:pPr>
            <w:ins w:id="1468" w:author="Yang Liu" w:date="2020-08-09T19:02:00Z">
              <w:r w:rsidRPr="00B54640">
                <w:rPr>
                  <w:rFonts w:ascii="Garamond" w:hAnsi="Garamond"/>
                  <w:sz w:val="24"/>
                  <w:szCs w:val="24"/>
                  <w:lang w:val="en-GB"/>
                  <w:rPrChange w:id="1469" w:author="Yang Liu" w:date="2020-08-09T20:41:00Z">
                    <w:rPr>
                      <w:rFonts w:ascii="Times New Roman" w:hAnsi="Times New Roman"/>
                      <w:sz w:val="24"/>
                      <w:szCs w:val="24"/>
                      <w:lang w:val="en-GB"/>
                    </w:rPr>
                  </w:rPrChange>
                </w:rPr>
                <w:t>Number of simulations ran</w:t>
              </w:r>
            </w:ins>
          </w:p>
        </w:tc>
        <w:tc>
          <w:tcPr>
            <w:tcW w:w="2765" w:type="dxa"/>
          </w:tcPr>
          <w:p w14:paraId="55593848" w14:textId="35374CF5" w:rsidR="00210ECA" w:rsidRPr="00B54640" w:rsidRDefault="00210ECA">
            <w:pPr>
              <w:jc w:val="left"/>
              <w:rPr>
                <w:ins w:id="1470" w:author="Yang Liu" w:date="2020-08-09T19:02:00Z"/>
                <w:rFonts w:ascii="Garamond" w:hAnsi="Garamond"/>
                <w:sz w:val="24"/>
                <w:szCs w:val="24"/>
                <w:lang w:val="en-GB"/>
                <w:rPrChange w:id="1471" w:author="Yang Liu" w:date="2020-08-09T20:41:00Z">
                  <w:rPr>
                    <w:ins w:id="1472" w:author="Yang Liu" w:date="2020-08-09T19:02:00Z"/>
                    <w:rFonts w:ascii="Times New Roman" w:hAnsi="Times New Roman"/>
                    <w:sz w:val="24"/>
                    <w:szCs w:val="24"/>
                    <w:lang w:val="en-GB"/>
                  </w:rPr>
                </w:rPrChange>
              </w:rPr>
              <w:pPrChange w:id="1473" w:author="Yang Liu" w:date="2020-08-09T19:04:00Z">
                <w:pPr/>
              </w:pPrChange>
            </w:pPr>
            <w:ins w:id="1474" w:author="Yang Liu" w:date="2020-08-09T19:02:00Z">
              <w:r w:rsidRPr="00B54640">
                <w:rPr>
                  <w:rFonts w:ascii="Garamond" w:hAnsi="Garamond"/>
                  <w:sz w:val="24"/>
                  <w:szCs w:val="24"/>
                  <w:lang w:val="en-GB"/>
                  <w:rPrChange w:id="1475" w:author="Yang Liu" w:date="2020-08-09T20:41:00Z">
                    <w:rPr>
                      <w:rFonts w:ascii="Times New Roman" w:hAnsi="Times New Roman"/>
                      <w:sz w:val="24"/>
                      <w:szCs w:val="24"/>
                      <w:lang w:val="en-GB"/>
                    </w:rPr>
                  </w:rPrChange>
                </w:rPr>
                <w:t>5000</w:t>
              </w:r>
            </w:ins>
          </w:p>
        </w:tc>
        <w:tc>
          <w:tcPr>
            <w:tcW w:w="2766" w:type="dxa"/>
          </w:tcPr>
          <w:p w14:paraId="5AD10CBE" w14:textId="232BE720" w:rsidR="00210ECA" w:rsidRPr="00B54640" w:rsidRDefault="00210ECA">
            <w:pPr>
              <w:jc w:val="left"/>
              <w:rPr>
                <w:ins w:id="1476" w:author="Yang Liu" w:date="2020-08-09T19:02:00Z"/>
                <w:rFonts w:ascii="Garamond" w:hAnsi="Garamond"/>
                <w:sz w:val="24"/>
                <w:szCs w:val="24"/>
                <w:lang w:val="en-GB"/>
                <w:rPrChange w:id="1477" w:author="Yang Liu" w:date="2020-08-09T20:41:00Z">
                  <w:rPr>
                    <w:ins w:id="1478" w:author="Yang Liu" w:date="2020-08-09T19:02:00Z"/>
                    <w:rFonts w:ascii="Times New Roman" w:hAnsi="Times New Roman"/>
                    <w:sz w:val="24"/>
                    <w:szCs w:val="24"/>
                    <w:lang w:val="en-GB"/>
                  </w:rPr>
                </w:rPrChange>
              </w:rPr>
              <w:pPrChange w:id="1479" w:author="Yang Liu" w:date="2020-08-09T19:04:00Z">
                <w:pPr/>
              </w:pPrChange>
            </w:pPr>
            <w:ins w:id="1480" w:author="Yang Liu" w:date="2020-08-09T19:02:00Z">
              <w:r w:rsidRPr="00B54640">
                <w:rPr>
                  <w:rFonts w:ascii="Garamond" w:hAnsi="Garamond"/>
                  <w:sz w:val="24"/>
                  <w:szCs w:val="24"/>
                  <w:lang w:val="en-GB"/>
                  <w:rPrChange w:id="1481" w:author="Yang Liu" w:date="2020-08-09T20:41:00Z">
                    <w:rPr>
                      <w:rFonts w:ascii="Times New Roman" w:hAnsi="Times New Roman"/>
                      <w:sz w:val="24"/>
                      <w:szCs w:val="24"/>
                      <w:lang w:val="en-GB"/>
                    </w:rPr>
                  </w:rPrChange>
                </w:rPr>
                <w:t>Assumed</w:t>
              </w:r>
            </w:ins>
          </w:p>
        </w:tc>
      </w:tr>
      <w:tr w:rsidR="00210ECA" w:rsidRPr="00B54640" w14:paraId="77F53DDA" w14:textId="77777777" w:rsidTr="001E4341">
        <w:trPr>
          <w:ins w:id="1482" w:author="Yang Liu" w:date="2020-08-09T19:02:00Z"/>
        </w:trPr>
        <w:tc>
          <w:tcPr>
            <w:tcW w:w="2765" w:type="dxa"/>
          </w:tcPr>
          <w:p w14:paraId="662A1C43" w14:textId="281EC244" w:rsidR="00210ECA" w:rsidRPr="00B54640" w:rsidRDefault="00210ECA">
            <w:pPr>
              <w:jc w:val="left"/>
              <w:rPr>
                <w:ins w:id="1483" w:author="Yang Liu" w:date="2020-08-09T19:02:00Z"/>
                <w:rFonts w:ascii="Garamond" w:hAnsi="Garamond"/>
                <w:sz w:val="24"/>
                <w:szCs w:val="24"/>
                <w:lang w:val="en-GB"/>
                <w:rPrChange w:id="1484" w:author="Yang Liu" w:date="2020-08-09T20:41:00Z">
                  <w:rPr>
                    <w:ins w:id="1485" w:author="Yang Liu" w:date="2020-08-09T19:02:00Z"/>
                    <w:rFonts w:ascii="Times New Roman" w:hAnsi="Times New Roman"/>
                    <w:sz w:val="24"/>
                    <w:szCs w:val="24"/>
                    <w:lang w:val="en-GB"/>
                  </w:rPr>
                </w:rPrChange>
              </w:rPr>
              <w:pPrChange w:id="1486" w:author="Yang Liu" w:date="2020-08-09T19:04:00Z">
                <w:pPr/>
              </w:pPrChange>
            </w:pPr>
            <w:ins w:id="1487" w:author="Yang Liu" w:date="2020-08-09T19:04:00Z">
              <w:r w:rsidRPr="00B54640">
                <w:rPr>
                  <w:rFonts w:ascii="Garamond" w:hAnsi="Garamond"/>
                  <w:sz w:val="24"/>
                  <w:szCs w:val="24"/>
                  <w:lang w:val="en-GB"/>
                  <w:rPrChange w:id="1488" w:author="Yang Liu" w:date="2020-08-09T20:41:00Z">
                    <w:rPr>
                      <w:rFonts w:ascii="Times New Roman" w:hAnsi="Times New Roman"/>
                      <w:sz w:val="24"/>
                      <w:szCs w:val="24"/>
                      <w:lang w:val="en-GB"/>
                    </w:rPr>
                  </w:rPrChange>
                </w:rPr>
                <w:t>Population size</w:t>
              </w:r>
            </w:ins>
          </w:p>
        </w:tc>
        <w:tc>
          <w:tcPr>
            <w:tcW w:w="2765" w:type="dxa"/>
          </w:tcPr>
          <w:p w14:paraId="788B3497" w14:textId="1D41C0A2" w:rsidR="00210ECA" w:rsidRPr="00B54640" w:rsidRDefault="00210ECA">
            <w:pPr>
              <w:jc w:val="left"/>
              <w:rPr>
                <w:ins w:id="1489" w:author="Yang Liu" w:date="2020-08-09T19:02:00Z"/>
                <w:rFonts w:ascii="Garamond" w:hAnsi="Garamond"/>
                <w:sz w:val="24"/>
                <w:szCs w:val="24"/>
                <w:lang w:val="en-GB"/>
                <w:rPrChange w:id="1490" w:author="Yang Liu" w:date="2020-08-09T20:41:00Z">
                  <w:rPr>
                    <w:ins w:id="1491" w:author="Yang Liu" w:date="2020-08-09T19:02:00Z"/>
                    <w:rFonts w:ascii="Times New Roman" w:hAnsi="Times New Roman"/>
                    <w:sz w:val="24"/>
                    <w:szCs w:val="24"/>
                    <w:lang w:val="en-GB"/>
                  </w:rPr>
                </w:rPrChange>
              </w:rPr>
              <w:pPrChange w:id="1492" w:author="Yang Liu" w:date="2020-08-09T19:04:00Z">
                <w:pPr/>
              </w:pPrChange>
            </w:pPr>
            <w:ins w:id="1493" w:author="Yang Liu" w:date="2020-08-09T19:04:00Z">
              <w:r w:rsidRPr="00B54640">
                <w:rPr>
                  <w:rFonts w:ascii="Garamond" w:hAnsi="Garamond"/>
                  <w:sz w:val="24"/>
                  <w:szCs w:val="24"/>
                  <w:lang w:val="en-GB"/>
                  <w:rPrChange w:id="1494" w:author="Yang Liu" w:date="2020-08-09T20:41:00Z">
                    <w:rPr>
                      <w:rFonts w:ascii="Times New Roman" w:hAnsi="Times New Roman"/>
                      <w:sz w:val="24"/>
                      <w:szCs w:val="24"/>
                      <w:lang w:val="en-GB"/>
                    </w:rPr>
                  </w:rPrChange>
                </w:rPr>
                <w:t>1000</w:t>
              </w:r>
            </w:ins>
          </w:p>
        </w:tc>
        <w:tc>
          <w:tcPr>
            <w:tcW w:w="2766" w:type="dxa"/>
          </w:tcPr>
          <w:p w14:paraId="0F6D8789" w14:textId="35605D18" w:rsidR="00210ECA" w:rsidRPr="00B54640" w:rsidRDefault="00210ECA">
            <w:pPr>
              <w:jc w:val="left"/>
              <w:rPr>
                <w:ins w:id="1495" w:author="Yang Liu" w:date="2020-08-09T19:02:00Z"/>
                <w:rFonts w:ascii="Garamond" w:hAnsi="Garamond"/>
                <w:sz w:val="24"/>
                <w:szCs w:val="24"/>
                <w:lang w:val="en-GB"/>
                <w:rPrChange w:id="1496" w:author="Yang Liu" w:date="2020-08-09T20:41:00Z">
                  <w:rPr>
                    <w:ins w:id="1497" w:author="Yang Liu" w:date="2020-08-09T19:02:00Z"/>
                    <w:rFonts w:ascii="Times New Roman" w:hAnsi="Times New Roman"/>
                    <w:sz w:val="24"/>
                    <w:szCs w:val="24"/>
                    <w:lang w:val="en-GB"/>
                  </w:rPr>
                </w:rPrChange>
              </w:rPr>
              <w:pPrChange w:id="1498" w:author="Yang Liu" w:date="2020-08-09T19:04:00Z">
                <w:pPr/>
              </w:pPrChange>
            </w:pPr>
            <w:ins w:id="1499" w:author="Yang Liu" w:date="2020-08-09T19:04:00Z">
              <w:r w:rsidRPr="00B54640">
                <w:rPr>
                  <w:rFonts w:ascii="Garamond" w:hAnsi="Garamond"/>
                  <w:sz w:val="24"/>
                  <w:szCs w:val="24"/>
                  <w:lang w:val="en-GB"/>
                  <w:rPrChange w:id="1500" w:author="Yang Liu" w:date="2020-08-09T20:41:00Z">
                    <w:rPr>
                      <w:rFonts w:ascii="Times New Roman" w:hAnsi="Times New Roman"/>
                      <w:sz w:val="24"/>
                      <w:szCs w:val="24"/>
                      <w:lang w:val="en-GB"/>
                    </w:rPr>
                  </w:rPrChange>
                </w:rPr>
                <w:t>Assumed</w:t>
              </w:r>
            </w:ins>
          </w:p>
        </w:tc>
      </w:tr>
      <w:tr w:rsidR="00210ECA" w:rsidRPr="00B54640" w14:paraId="340B9423" w14:textId="77777777" w:rsidTr="001E4341">
        <w:trPr>
          <w:ins w:id="1501" w:author="Yang Liu" w:date="2020-08-09T19:04:00Z"/>
        </w:trPr>
        <w:tc>
          <w:tcPr>
            <w:tcW w:w="2765" w:type="dxa"/>
          </w:tcPr>
          <w:p w14:paraId="61EC8C85" w14:textId="3F5F37BC" w:rsidR="00210ECA" w:rsidRPr="00B54640" w:rsidRDefault="00210ECA">
            <w:pPr>
              <w:jc w:val="left"/>
              <w:rPr>
                <w:ins w:id="1502" w:author="Yang Liu" w:date="2020-08-09T19:04:00Z"/>
                <w:rFonts w:ascii="Garamond" w:hAnsi="Garamond"/>
                <w:sz w:val="24"/>
                <w:szCs w:val="24"/>
                <w:lang w:val="en-GB"/>
                <w:rPrChange w:id="1503" w:author="Yang Liu" w:date="2020-08-09T20:41:00Z">
                  <w:rPr>
                    <w:ins w:id="1504" w:author="Yang Liu" w:date="2020-08-09T19:04:00Z"/>
                    <w:rFonts w:ascii="Times New Roman" w:hAnsi="Times New Roman"/>
                    <w:sz w:val="24"/>
                    <w:szCs w:val="24"/>
                    <w:lang w:val="en-GB"/>
                  </w:rPr>
                </w:rPrChange>
              </w:rPr>
              <w:pPrChange w:id="1505" w:author="Yang Liu" w:date="2020-08-09T19:04:00Z">
                <w:pPr/>
              </w:pPrChange>
            </w:pPr>
            <w:ins w:id="1506" w:author="Yang Liu" w:date="2020-08-09T19:04:00Z">
              <w:r w:rsidRPr="00B54640">
                <w:rPr>
                  <w:rFonts w:ascii="Garamond" w:hAnsi="Garamond"/>
                  <w:sz w:val="24"/>
                  <w:szCs w:val="24"/>
                  <w:lang w:val="en-GB"/>
                  <w:rPrChange w:id="1507" w:author="Yang Liu" w:date="2020-08-09T20:41:00Z">
                    <w:rPr>
                      <w:rFonts w:ascii="Times New Roman" w:hAnsi="Times New Roman"/>
                      <w:sz w:val="24"/>
                      <w:szCs w:val="24"/>
                      <w:lang w:val="en-GB"/>
                    </w:rPr>
                  </w:rPrChange>
                </w:rPr>
                <w:t>Initial infected individual</w:t>
              </w:r>
            </w:ins>
          </w:p>
        </w:tc>
        <w:tc>
          <w:tcPr>
            <w:tcW w:w="2765" w:type="dxa"/>
          </w:tcPr>
          <w:p w14:paraId="4AD7BA2F" w14:textId="1DEF4262" w:rsidR="00210ECA" w:rsidRPr="00B54640" w:rsidRDefault="00210ECA">
            <w:pPr>
              <w:jc w:val="left"/>
              <w:rPr>
                <w:ins w:id="1508" w:author="Yang Liu" w:date="2020-08-09T19:04:00Z"/>
                <w:rFonts w:ascii="Garamond" w:hAnsi="Garamond"/>
                <w:sz w:val="24"/>
                <w:szCs w:val="24"/>
                <w:lang w:val="en-GB"/>
                <w:rPrChange w:id="1509" w:author="Yang Liu" w:date="2020-08-09T20:41:00Z">
                  <w:rPr>
                    <w:ins w:id="1510" w:author="Yang Liu" w:date="2020-08-09T19:04:00Z"/>
                    <w:rFonts w:ascii="Times New Roman" w:hAnsi="Times New Roman"/>
                    <w:sz w:val="24"/>
                    <w:szCs w:val="24"/>
                    <w:lang w:val="en-GB"/>
                  </w:rPr>
                </w:rPrChange>
              </w:rPr>
              <w:pPrChange w:id="1511" w:author="Yang Liu" w:date="2020-08-09T19:04:00Z">
                <w:pPr/>
              </w:pPrChange>
            </w:pPr>
            <w:ins w:id="1512" w:author="Yang Liu" w:date="2020-08-09T19:04:00Z">
              <w:r w:rsidRPr="00B54640">
                <w:rPr>
                  <w:rFonts w:ascii="Garamond" w:hAnsi="Garamond"/>
                  <w:sz w:val="24"/>
                  <w:szCs w:val="24"/>
                  <w:lang w:val="en-GB"/>
                  <w:rPrChange w:id="1513" w:author="Yang Liu" w:date="2020-08-09T20:41:00Z">
                    <w:rPr>
                      <w:rFonts w:ascii="Times New Roman" w:hAnsi="Times New Roman"/>
                      <w:sz w:val="24"/>
                      <w:szCs w:val="24"/>
                      <w:lang w:val="en-GB"/>
                    </w:rPr>
                  </w:rPrChange>
                </w:rPr>
                <w:t>1</w:t>
              </w:r>
            </w:ins>
          </w:p>
        </w:tc>
        <w:tc>
          <w:tcPr>
            <w:tcW w:w="2766" w:type="dxa"/>
          </w:tcPr>
          <w:p w14:paraId="510E7E2E" w14:textId="5A840927" w:rsidR="00210ECA" w:rsidRPr="00B54640" w:rsidRDefault="00210ECA">
            <w:pPr>
              <w:jc w:val="left"/>
              <w:rPr>
                <w:ins w:id="1514" w:author="Yang Liu" w:date="2020-08-09T19:04:00Z"/>
                <w:rFonts w:ascii="Garamond" w:hAnsi="Garamond"/>
                <w:sz w:val="24"/>
                <w:szCs w:val="24"/>
                <w:lang w:val="en-GB"/>
                <w:rPrChange w:id="1515" w:author="Yang Liu" w:date="2020-08-09T20:41:00Z">
                  <w:rPr>
                    <w:ins w:id="1516" w:author="Yang Liu" w:date="2020-08-09T19:04:00Z"/>
                    <w:rFonts w:ascii="Times New Roman" w:hAnsi="Times New Roman"/>
                    <w:sz w:val="24"/>
                    <w:szCs w:val="24"/>
                    <w:lang w:val="en-GB"/>
                  </w:rPr>
                </w:rPrChange>
              </w:rPr>
              <w:pPrChange w:id="1517" w:author="Yang Liu" w:date="2020-08-09T19:04:00Z">
                <w:pPr/>
              </w:pPrChange>
            </w:pPr>
            <w:ins w:id="1518" w:author="Yang Liu" w:date="2020-08-09T19:04:00Z">
              <w:r w:rsidRPr="00B54640">
                <w:rPr>
                  <w:rFonts w:ascii="Garamond" w:hAnsi="Garamond"/>
                  <w:sz w:val="24"/>
                  <w:szCs w:val="24"/>
                  <w:lang w:val="en-GB"/>
                  <w:rPrChange w:id="1519" w:author="Yang Liu" w:date="2020-08-09T20:41:00Z">
                    <w:rPr>
                      <w:rFonts w:ascii="Times New Roman" w:hAnsi="Times New Roman"/>
                      <w:sz w:val="24"/>
                      <w:szCs w:val="24"/>
                      <w:lang w:val="en-GB"/>
                    </w:rPr>
                  </w:rPrChange>
                </w:rPr>
                <w:t>Assumed</w:t>
              </w:r>
            </w:ins>
          </w:p>
        </w:tc>
      </w:tr>
    </w:tbl>
    <w:p w14:paraId="5241A5F0" w14:textId="77777777" w:rsidR="00210ECA" w:rsidRPr="00B54640" w:rsidRDefault="00210ECA" w:rsidP="001E4341">
      <w:pPr>
        <w:rPr>
          <w:ins w:id="1520" w:author="Yang Liu" w:date="2020-08-09T19:05:00Z"/>
          <w:rFonts w:ascii="Garamond" w:hAnsi="Garamond"/>
          <w:sz w:val="24"/>
          <w:szCs w:val="24"/>
          <w:lang w:val="en-GB"/>
          <w:rPrChange w:id="1521" w:author="Yang Liu" w:date="2020-08-09T20:41:00Z">
            <w:rPr>
              <w:ins w:id="1522" w:author="Yang Liu" w:date="2020-08-09T19:05:00Z"/>
              <w:rFonts w:ascii="Times New Roman" w:hAnsi="Times New Roman"/>
              <w:sz w:val="24"/>
              <w:szCs w:val="24"/>
              <w:lang w:val="en-GB"/>
            </w:rPr>
          </w:rPrChange>
        </w:rPr>
      </w:pPr>
    </w:p>
    <w:p w14:paraId="2AB56983" w14:textId="46B8247D" w:rsidR="00F929BD" w:rsidRPr="00B54640" w:rsidRDefault="000F416E">
      <w:pPr>
        <w:jc w:val="left"/>
        <w:rPr>
          <w:ins w:id="1523" w:author="Yang Liu" w:date="2020-08-09T19:13:00Z"/>
          <w:rFonts w:ascii="Garamond" w:hAnsi="Garamond"/>
          <w:sz w:val="24"/>
          <w:szCs w:val="24"/>
          <w:lang w:val="en-GB"/>
          <w:rPrChange w:id="1524" w:author="Yang Liu" w:date="2020-08-09T20:41:00Z">
            <w:rPr>
              <w:ins w:id="1525" w:author="Yang Liu" w:date="2020-08-09T19:13:00Z"/>
              <w:rFonts w:ascii="Times New Roman" w:hAnsi="Times New Roman"/>
              <w:sz w:val="24"/>
              <w:szCs w:val="24"/>
              <w:lang w:val="en-GB"/>
            </w:rPr>
          </w:rPrChange>
        </w:rPr>
        <w:pPrChange w:id="1526" w:author="Yang Liu" w:date="2020-08-09T19:10:00Z">
          <w:pPr/>
        </w:pPrChange>
      </w:pPr>
      <w:ins w:id="1527" w:author="Yang Liu" w:date="2020-08-09T19:06:00Z">
        <w:r w:rsidRPr="00B54640">
          <w:rPr>
            <w:rFonts w:ascii="Garamond" w:hAnsi="Garamond"/>
            <w:sz w:val="24"/>
            <w:szCs w:val="24"/>
            <w:lang w:val="en-GB"/>
            <w:rPrChange w:id="1528" w:author="Yang Liu" w:date="2020-08-09T20:41:00Z">
              <w:rPr>
                <w:rFonts w:ascii="Times New Roman" w:hAnsi="Times New Roman"/>
                <w:sz w:val="24"/>
                <w:szCs w:val="24"/>
                <w:lang w:val="en-GB"/>
              </w:rPr>
            </w:rPrChange>
          </w:rPr>
          <w:t>Simulated epicurves are then used to estimate the R0 using the method in this study</w:t>
        </w:r>
      </w:ins>
      <w:ins w:id="1529" w:author="Yang Liu" w:date="2020-08-09T19:10:00Z">
        <w:r w:rsidR="00F929BD" w:rsidRPr="00B54640">
          <w:rPr>
            <w:rFonts w:ascii="Garamond" w:hAnsi="Garamond"/>
            <w:sz w:val="24"/>
            <w:szCs w:val="24"/>
            <w:lang w:val="en-GB"/>
            <w:rPrChange w:id="1530" w:author="Yang Liu" w:date="2020-08-09T20:41:00Z">
              <w:rPr>
                <w:rFonts w:ascii="Times New Roman" w:hAnsi="Times New Roman"/>
                <w:sz w:val="24"/>
                <w:szCs w:val="24"/>
                <w:lang w:val="en-GB"/>
              </w:rPr>
            </w:rPrChange>
          </w:rPr>
          <w:t xml:space="preserve"> and to assess the magnitude of potential bias caused by right censoring</w:t>
        </w:r>
      </w:ins>
      <w:ins w:id="1531" w:author="Yang Liu" w:date="2020-08-09T19:06:00Z">
        <w:r w:rsidRPr="00B54640">
          <w:rPr>
            <w:rFonts w:ascii="Garamond" w:hAnsi="Garamond"/>
            <w:sz w:val="24"/>
            <w:szCs w:val="24"/>
            <w:lang w:val="en-GB"/>
            <w:rPrChange w:id="1532" w:author="Yang Liu" w:date="2020-08-09T20:41:00Z">
              <w:rPr>
                <w:rFonts w:ascii="Times New Roman" w:hAnsi="Times New Roman"/>
                <w:sz w:val="24"/>
                <w:szCs w:val="24"/>
                <w:lang w:val="en-GB"/>
              </w:rPr>
            </w:rPrChange>
          </w:rPr>
          <w:t>.</w:t>
        </w:r>
      </w:ins>
      <w:ins w:id="1533" w:author="Yang Liu" w:date="2020-08-09T19:11:00Z">
        <w:r w:rsidR="00F929BD" w:rsidRPr="00B54640">
          <w:rPr>
            <w:rFonts w:ascii="Garamond" w:hAnsi="Garamond"/>
            <w:sz w:val="24"/>
            <w:szCs w:val="24"/>
            <w:lang w:val="en-GB"/>
            <w:rPrChange w:id="1534" w:author="Yang Liu" w:date="2020-08-09T20:41:00Z">
              <w:rPr>
                <w:rFonts w:ascii="Times New Roman" w:hAnsi="Times New Roman"/>
                <w:sz w:val="24"/>
                <w:szCs w:val="24"/>
                <w:lang w:val="en-GB"/>
              </w:rPr>
            </w:rPrChange>
          </w:rPr>
          <w:t xml:space="preserve"> Across a wide range of R0 and seroprevalence tested, we discovered that the method could well reproduce input (hypothetical)</w:t>
        </w:r>
      </w:ins>
      <w:ins w:id="1535" w:author="Yang Liu" w:date="2020-08-09T19:12:00Z">
        <w:r w:rsidR="00F929BD" w:rsidRPr="00B54640">
          <w:rPr>
            <w:rFonts w:ascii="Garamond" w:hAnsi="Garamond"/>
            <w:sz w:val="24"/>
            <w:szCs w:val="24"/>
            <w:lang w:val="en-GB"/>
            <w:rPrChange w:id="1536" w:author="Yang Liu" w:date="2020-08-09T20:41:00Z">
              <w:rPr>
                <w:rFonts w:ascii="Times New Roman" w:hAnsi="Times New Roman"/>
                <w:sz w:val="24"/>
                <w:szCs w:val="24"/>
                <w:lang w:val="en-GB"/>
              </w:rPr>
            </w:rPrChange>
          </w:rPr>
          <w:t xml:space="preserve"> R0s. Bias caused by right censoring is towards the null hypotheses, i.e., </w:t>
        </w:r>
      </w:ins>
      <w:ins w:id="1537" w:author="Yang Liu" w:date="2020-08-09T19:13:00Z">
        <w:r w:rsidR="00F929BD" w:rsidRPr="00B54640">
          <w:rPr>
            <w:rFonts w:ascii="Garamond" w:hAnsi="Garamond"/>
            <w:sz w:val="24"/>
            <w:szCs w:val="24"/>
            <w:lang w:val="en-GB"/>
            <w:rPrChange w:id="1538" w:author="Yang Liu" w:date="2020-08-09T20:41:00Z">
              <w:rPr>
                <w:rFonts w:ascii="Times New Roman" w:hAnsi="Times New Roman"/>
                <w:sz w:val="24"/>
                <w:szCs w:val="24"/>
                <w:lang w:val="en-GB"/>
              </w:rPr>
            </w:rPrChange>
          </w:rPr>
          <w:t>estimated R0s tend to be smaller than true R0s. Bias seems to increase as true R0s increase.</w:t>
        </w:r>
      </w:ins>
    </w:p>
    <w:p w14:paraId="7EDDA6F3" w14:textId="46E1C4C3" w:rsidR="00210ECA" w:rsidRPr="00B54640" w:rsidRDefault="00F929BD">
      <w:pPr>
        <w:jc w:val="left"/>
        <w:rPr>
          <w:ins w:id="1539" w:author="Yang Liu" w:date="2020-08-09T19:14:00Z"/>
          <w:rFonts w:ascii="Garamond" w:hAnsi="Garamond"/>
          <w:sz w:val="24"/>
          <w:szCs w:val="24"/>
          <w:lang w:val="en-GB"/>
          <w:rPrChange w:id="1540" w:author="Yang Liu" w:date="2020-08-09T20:41:00Z">
            <w:rPr>
              <w:ins w:id="1541" w:author="Yang Liu" w:date="2020-08-09T19:14:00Z"/>
              <w:rFonts w:ascii="Times New Roman" w:hAnsi="Times New Roman"/>
              <w:sz w:val="24"/>
              <w:szCs w:val="24"/>
              <w:lang w:val="en-GB"/>
            </w:rPr>
          </w:rPrChange>
        </w:rPr>
        <w:pPrChange w:id="1542" w:author="Yang Liu" w:date="2020-08-09T19:10:00Z">
          <w:pPr/>
        </w:pPrChange>
      </w:pPr>
      <w:ins w:id="1543" w:author="Yang Liu" w:date="2020-08-09T19:11:00Z">
        <w:r w:rsidRPr="00B54640">
          <w:rPr>
            <w:rFonts w:ascii="Garamond" w:hAnsi="Garamond"/>
            <w:sz w:val="24"/>
            <w:szCs w:val="24"/>
            <w:lang w:val="en-GB"/>
            <w:rPrChange w:id="1544" w:author="Yang Liu" w:date="2020-08-09T20:41:00Z">
              <w:rPr>
                <w:rFonts w:ascii="Times New Roman" w:hAnsi="Times New Roman"/>
                <w:sz w:val="24"/>
                <w:szCs w:val="24"/>
                <w:lang w:val="en-GB"/>
              </w:rPr>
            </w:rPrChange>
          </w:rPr>
          <w:t xml:space="preserve"> </w:t>
        </w:r>
      </w:ins>
      <w:ins w:id="1545" w:author="Yang Liu" w:date="2020-08-09T19:10:00Z">
        <w:r w:rsidR="000F416E" w:rsidRPr="00B54640">
          <w:rPr>
            <w:rFonts w:ascii="Garamond" w:hAnsi="Garamond"/>
            <w:noProof/>
            <w:sz w:val="24"/>
            <w:szCs w:val="24"/>
            <w:lang w:val="en-GB"/>
            <w:rPrChange w:id="1546" w:author="Yang Liu" w:date="2020-08-09T20:41:00Z">
              <w:rPr>
                <w:rFonts w:ascii="Times New Roman" w:hAnsi="Times New Roman"/>
                <w:noProof/>
                <w:sz w:val="24"/>
                <w:szCs w:val="24"/>
                <w:lang w:val="en-GB"/>
              </w:rPr>
            </w:rPrChange>
          </w:rPr>
          <w:drawing>
            <wp:inline distT="0" distB="0" distL="0" distR="0" wp14:anchorId="564971DD" wp14:editId="5AA22066">
              <wp:extent cx="5486400" cy="3200400"/>
              <wp:effectExtent l="0" t="0" r="0" b="0"/>
              <wp:docPr id="1" name="simulation_results.png"/>
              <wp:cNvGraphicFramePr/>
              <a:graphic xmlns:a="http://schemas.openxmlformats.org/drawingml/2006/main">
                <a:graphicData uri="http://schemas.openxmlformats.org/drawingml/2006/picture">
                  <pic:pic xmlns:pic="http://schemas.openxmlformats.org/drawingml/2006/picture">
                    <pic:nvPicPr>
                      <pic:cNvPr id="1" name="simulation_resul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ins>
    </w:p>
    <w:p w14:paraId="5E463A9D" w14:textId="1992E1D6" w:rsidR="00E23107" w:rsidRDefault="0087664D">
      <w:pPr>
        <w:jc w:val="left"/>
        <w:rPr>
          <w:ins w:id="1547" w:author="Yang Liu" w:date="2020-08-09T20:42:00Z"/>
          <w:rFonts w:ascii="Garamond" w:hAnsi="Garamond"/>
          <w:sz w:val="24"/>
          <w:szCs w:val="24"/>
          <w:lang w:val="en-GB"/>
        </w:rPr>
      </w:pPr>
      <w:ins w:id="1548" w:author="Yang Liu" w:date="2020-08-09T19:14:00Z">
        <w:r w:rsidRPr="00B54640">
          <w:rPr>
            <w:rFonts w:ascii="Garamond" w:hAnsi="Garamond"/>
            <w:sz w:val="24"/>
            <w:szCs w:val="24"/>
            <w:lang w:val="en-GB"/>
            <w:rPrChange w:id="1549" w:author="Yang Liu" w:date="2020-08-09T20:41:00Z">
              <w:rPr>
                <w:rFonts w:ascii="Times New Roman" w:hAnsi="Times New Roman"/>
                <w:sz w:val="24"/>
                <w:szCs w:val="24"/>
                <w:lang w:val="en-GB"/>
              </w:rPr>
            </w:rPrChange>
          </w:rPr>
          <w:t>Figure S1. Method validation using different input R0s and intial seroprevalence.</w:t>
        </w:r>
      </w:ins>
    </w:p>
    <w:p w14:paraId="32EE8F8E" w14:textId="77777777" w:rsidR="00E23107" w:rsidRDefault="00E23107">
      <w:pPr>
        <w:widowControl/>
        <w:jc w:val="left"/>
        <w:rPr>
          <w:ins w:id="1550" w:author="Yang Liu" w:date="2020-08-09T20:42:00Z"/>
          <w:rFonts w:ascii="Garamond" w:hAnsi="Garamond"/>
          <w:sz w:val="24"/>
          <w:szCs w:val="24"/>
          <w:lang w:val="en-GB"/>
        </w:rPr>
      </w:pPr>
      <w:ins w:id="1551" w:author="Yang Liu" w:date="2020-08-09T20:42:00Z">
        <w:r>
          <w:rPr>
            <w:rFonts w:ascii="Garamond" w:hAnsi="Garamond"/>
            <w:sz w:val="24"/>
            <w:szCs w:val="24"/>
            <w:lang w:val="en-GB"/>
          </w:rPr>
          <w:br w:type="page"/>
        </w:r>
      </w:ins>
    </w:p>
    <w:p w14:paraId="0DE95AD8" w14:textId="63F7D36C" w:rsidR="00E23107" w:rsidRDefault="00E23107" w:rsidP="00E23107">
      <w:pPr>
        <w:pStyle w:val="ListParagraph"/>
        <w:numPr>
          <w:ilvl w:val="0"/>
          <w:numId w:val="5"/>
        </w:numPr>
        <w:ind w:firstLineChars="0"/>
        <w:jc w:val="left"/>
        <w:rPr>
          <w:ins w:id="1552" w:author="Yang Liu" w:date="2020-08-09T20:42:00Z"/>
          <w:rFonts w:ascii="Garamond" w:hAnsi="Garamond"/>
          <w:sz w:val="24"/>
          <w:szCs w:val="24"/>
          <w:lang w:val="en-GB"/>
        </w:rPr>
        <w:pPrChange w:id="1553" w:author="Yang Liu" w:date="2020-08-09T20:42:00Z">
          <w:pPr/>
        </w:pPrChange>
      </w:pPr>
      <w:ins w:id="1554" w:author="Yang Liu" w:date="2020-08-09T20:43:00Z">
        <w:r>
          <w:rPr>
            <w:rFonts w:ascii="Garamond" w:hAnsi="Garamond"/>
            <w:sz w:val="24"/>
            <w:szCs w:val="24"/>
            <w:lang w:val="en-GB"/>
          </w:rPr>
          <w:lastRenderedPageBreak/>
          <w:t>Sensitivity Analysis by Incubation Period</w:t>
        </w:r>
      </w:ins>
    </w:p>
    <w:p w14:paraId="74451711" w14:textId="020A9A0B" w:rsidR="0087664D" w:rsidRPr="00E23107" w:rsidRDefault="00E319BB" w:rsidP="00E23107">
      <w:pPr>
        <w:pStyle w:val="ListParagraph"/>
        <w:ind w:left="360" w:firstLineChars="0" w:firstLine="0"/>
        <w:jc w:val="left"/>
        <w:rPr>
          <w:ins w:id="1555" w:author="Yang Liu" w:date="2020-08-09T18:57:00Z"/>
          <w:rFonts w:ascii="Garamond" w:hAnsi="Garamond"/>
          <w:sz w:val="24"/>
          <w:szCs w:val="24"/>
          <w:lang w:val="en-GB"/>
          <w:rPrChange w:id="1556" w:author="Yang Liu" w:date="2020-08-09T20:42:00Z">
            <w:rPr>
              <w:ins w:id="1557" w:author="Yang Liu" w:date="2020-08-09T18:57:00Z"/>
              <w:rFonts w:ascii="Times New Roman" w:hAnsi="Times New Roman"/>
              <w:b/>
              <w:sz w:val="40"/>
              <w:szCs w:val="40"/>
              <w:lang w:val="en-GB"/>
            </w:rPr>
          </w:rPrChange>
        </w:rPr>
        <w:pPrChange w:id="1558" w:author="Yang Liu" w:date="2020-08-09T20:42:00Z">
          <w:pPr/>
        </w:pPrChange>
      </w:pPr>
      <w:r>
        <w:rPr>
          <w:rFonts w:ascii="Garamond" w:hAnsi="Garamond"/>
          <w:noProof/>
          <w:sz w:val="24"/>
          <w:szCs w:val="24"/>
          <w:lang w:val="en-GB"/>
        </w:rPr>
        <w:drawing>
          <wp:inline distT="0" distB="0" distL="0" distR="0" wp14:anchorId="6BC44D6B" wp14:editId="64DAEF44">
            <wp:extent cx="5117911" cy="5117911"/>
            <wp:effectExtent l="0" t="0" r="0" b="0"/>
            <wp:docPr id="16" name="SA_IP.png"/>
            <wp:cNvGraphicFramePr/>
            <a:graphic xmlns:a="http://schemas.openxmlformats.org/drawingml/2006/main">
              <a:graphicData uri="http://schemas.openxmlformats.org/drawingml/2006/picture">
                <pic:pic xmlns:pic="http://schemas.openxmlformats.org/drawingml/2006/picture">
                  <pic:nvPicPr>
                    <pic:cNvPr id="16" name="SA_I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483182" cy="8483182"/>
                    </a:xfrm>
                    <a:prstGeom prst="rect">
                      <a:avLst/>
                    </a:prstGeom>
                  </pic:spPr>
                </pic:pic>
              </a:graphicData>
            </a:graphic>
          </wp:inline>
        </w:drawing>
      </w:r>
    </w:p>
    <w:p w14:paraId="3410CDC7" w14:textId="647DD276" w:rsidR="001E4341" w:rsidRPr="00B54640" w:rsidRDefault="00284E76" w:rsidP="00055951">
      <w:pPr>
        <w:rPr>
          <w:ins w:id="1559" w:author="Yang Liu" w:date="2020-08-09T18:56:00Z"/>
          <w:rFonts w:ascii="Garamond" w:hAnsi="Garamond"/>
          <w:b/>
          <w:sz w:val="40"/>
          <w:szCs w:val="40"/>
          <w:lang w:val="en-GB"/>
          <w:rPrChange w:id="1560" w:author="Yang Liu" w:date="2020-08-09T20:41:00Z">
            <w:rPr>
              <w:ins w:id="1561" w:author="Yang Liu" w:date="2020-08-09T18:56:00Z"/>
              <w:rFonts w:ascii="Times New Roman" w:hAnsi="Times New Roman"/>
              <w:b/>
              <w:sz w:val="40"/>
              <w:szCs w:val="40"/>
              <w:lang w:val="en-GB"/>
            </w:rPr>
          </w:rPrChange>
        </w:rPr>
        <w:sectPr w:rsidR="001E4341" w:rsidRPr="00B54640" w:rsidSect="001E4341">
          <w:pgSz w:w="11906" w:h="16838" w:orient="portrait"/>
          <w:pgMar w:top="1440" w:right="1800" w:bottom="1440" w:left="1800" w:header="851" w:footer="992" w:gutter="0"/>
          <w:lnNumType w:countBy="1" w:restart="continuous"/>
          <w:cols w:space="425"/>
          <w:docGrid w:type="lines" w:linePitch="312"/>
          <w:sectPrChange w:id="1562" w:author="Yang Liu" w:date="2020-08-09T18:57:00Z">
            <w:sectPr w:rsidR="001E4341" w:rsidRPr="00B54640" w:rsidSect="001E4341">
              <w:pgSz w:w="16838" w:h="11906" w:orient="landscape"/>
              <w:pgMar w:top="1800" w:right="1440" w:bottom="1800" w:left="1440" w:header="851" w:footer="992" w:gutter="0"/>
            </w:sectPr>
          </w:sectPrChange>
        </w:sectPr>
      </w:pPr>
      <w:ins w:id="1563" w:author="Yang Liu" w:date="2020-08-09T15:58:00Z">
        <w:del w:id="1564" w:author="Yang Liu" w:date="2020-08-09T18:56:00Z">
          <w:r w:rsidRPr="00B54640" w:rsidDel="001E4341">
            <w:rPr>
              <w:rFonts w:ascii="Garamond" w:hAnsi="Garamond"/>
              <w:b/>
              <w:sz w:val="40"/>
              <w:szCs w:val="40"/>
              <w:lang w:val="en-GB"/>
              <w:rPrChange w:id="1565" w:author="Yang Liu" w:date="2020-08-09T20:41:00Z">
                <w:rPr>
                  <w:lang w:val="en-GB"/>
                </w:rPr>
              </w:rPrChange>
            </w:rPr>
            <w:delText>l</w:delText>
          </w:r>
        </w:del>
      </w:ins>
    </w:p>
    <w:p w14:paraId="451F453A" w14:textId="723F23F3" w:rsidR="009713D5" w:rsidRPr="00B54640" w:rsidDel="001E4341" w:rsidRDefault="009713D5" w:rsidP="00B54640">
      <w:pPr>
        <w:pStyle w:val="ListParagraph"/>
        <w:numPr>
          <w:ilvl w:val="0"/>
          <w:numId w:val="5"/>
        </w:numPr>
        <w:ind w:firstLineChars="0"/>
        <w:rPr>
          <w:ins w:id="1566" w:author="Yang Liu" w:date="2020-08-09T15:59:00Z"/>
          <w:del w:id="1567" w:author="Yang Liu" w:date="2020-08-09T18:57:00Z"/>
          <w:rFonts w:ascii="Garamond" w:hAnsi="Garamond"/>
          <w:b/>
          <w:sz w:val="40"/>
          <w:szCs w:val="40"/>
          <w:lang w:val="en-GB"/>
          <w:rPrChange w:id="1568" w:author="Yang Liu" w:date="2020-08-09T20:41:00Z">
            <w:rPr>
              <w:ins w:id="1569" w:author="Yang Liu" w:date="2020-08-09T15:59:00Z"/>
              <w:del w:id="1570" w:author="Yang Liu" w:date="2020-08-09T18:57:00Z"/>
              <w:lang w:val="en-GB"/>
            </w:rPr>
          </w:rPrChange>
        </w:rPr>
        <w:pPrChange w:id="1571" w:author="Yang Liu" w:date="2020-08-09T20:41:00Z">
          <w:pPr/>
        </w:pPrChange>
      </w:pPr>
    </w:p>
    <w:p w14:paraId="5BAFA3DA" w14:textId="1FF396D8" w:rsidR="00284E76" w:rsidRPr="00B54640" w:rsidRDefault="00284E76" w:rsidP="00B54640">
      <w:pPr>
        <w:pStyle w:val="ListParagraph"/>
        <w:numPr>
          <w:ilvl w:val="0"/>
          <w:numId w:val="5"/>
        </w:numPr>
        <w:ind w:firstLineChars="0"/>
        <w:rPr>
          <w:ins w:id="1572" w:author="Yang Liu" w:date="2020-08-09T15:59:00Z"/>
          <w:rFonts w:ascii="Garamond" w:hAnsi="Garamond"/>
          <w:lang w:val="en-GB"/>
          <w:rPrChange w:id="1573" w:author="Yang Liu" w:date="2020-08-09T20:41:00Z">
            <w:rPr>
              <w:ins w:id="1574" w:author="Yang Liu" w:date="2020-08-09T15:59:00Z"/>
              <w:rFonts w:ascii="Times New Roman" w:hAnsi="Times New Roman"/>
              <w:sz w:val="24"/>
              <w:szCs w:val="24"/>
              <w:lang w:val="en-GB"/>
            </w:rPr>
          </w:rPrChange>
        </w:rPr>
        <w:pPrChange w:id="1575" w:author="Yang Liu" w:date="2020-08-09T20:41:00Z">
          <w:pPr/>
        </w:pPrChange>
      </w:pPr>
      <w:ins w:id="1576" w:author="Yang Liu" w:date="2020-08-09T15:59:00Z">
        <w:r w:rsidRPr="00B54640">
          <w:rPr>
            <w:rFonts w:ascii="Garamond" w:hAnsi="Garamond"/>
            <w:sz w:val="24"/>
            <w:szCs w:val="24"/>
            <w:lang w:val="en-GB"/>
            <w:rPrChange w:id="1577" w:author="Yang Liu" w:date="2020-08-09T20:41:00Z">
              <w:rPr>
                <w:sz w:val="24"/>
                <w:szCs w:val="24"/>
                <w:lang w:val="en-GB"/>
              </w:rPr>
            </w:rPrChange>
          </w:rPr>
          <w:t xml:space="preserve">Age </w:t>
        </w:r>
      </w:ins>
    </w:p>
    <w:p w14:paraId="7C2DBD9B" w14:textId="35555C09" w:rsidR="00A81F60" w:rsidRPr="00B54640" w:rsidRDefault="00E2258E" w:rsidP="00284E76">
      <w:pPr>
        <w:rPr>
          <w:ins w:id="1578" w:author="Yang Liu" w:date="2020-08-09T16:08:00Z"/>
          <w:rFonts w:ascii="Garamond" w:hAnsi="Garamond"/>
          <w:sz w:val="40"/>
          <w:szCs w:val="40"/>
          <w:lang w:val="en-GB"/>
          <w:rPrChange w:id="1579" w:author="Yang Liu" w:date="2020-08-09T20:41:00Z">
            <w:rPr>
              <w:ins w:id="1580" w:author="Yang Liu" w:date="2020-08-09T16:08:00Z"/>
              <w:rFonts w:ascii="Times New Roman" w:hAnsi="Times New Roman"/>
              <w:sz w:val="40"/>
              <w:szCs w:val="40"/>
              <w:lang w:val="en-GB"/>
            </w:rPr>
          </w:rPrChange>
        </w:rPr>
      </w:pPr>
      <w:ins w:id="1581" w:author="Yang Liu" w:date="2020-08-09T16:02:00Z">
        <w:r w:rsidRPr="00B54640">
          <w:rPr>
            <w:rFonts w:ascii="Garamond" w:hAnsi="Garamond"/>
            <w:noProof/>
            <w:sz w:val="40"/>
            <w:szCs w:val="40"/>
            <w:lang w:val="en-GB"/>
            <w:rPrChange w:id="1582" w:author="Yang Liu" w:date="2020-08-09T20:41:00Z">
              <w:rPr>
                <w:rFonts w:ascii="Times New Roman" w:hAnsi="Times New Roman"/>
                <w:noProof/>
                <w:sz w:val="40"/>
                <w:szCs w:val="40"/>
                <w:lang w:val="en-GB"/>
              </w:rPr>
            </w:rPrChange>
          </w:rPr>
          <w:drawing>
            <wp:inline distT="0" distB="0" distL="0" distR="0" wp14:anchorId="1FE93A0B" wp14:editId="465B3D8E">
              <wp:extent cx="8206105" cy="39973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06105" cy="3997325"/>
                      </a:xfrm>
                      <a:prstGeom prst="rect">
                        <a:avLst/>
                      </a:prstGeom>
                      <a:noFill/>
                      <a:ln>
                        <a:noFill/>
                      </a:ln>
                    </pic:spPr>
                  </pic:pic>
                </a:graphicData>
              </a:graphic>
            </wp:inline>
          </w:drawing>
        </w:r>
      </w:ins>
    </w:p>
    <w:p w14:paraId="0001E70D" w14:textId="6659E11D" w:rsidR="00E05EA6" w:rsidRDefault="00A81F60" w:rsidP="00284E76">
      <w:pPr>
        <w:rPr>
          <w:ins w:id="1583" w:author="Yang Liu" w:date="2020-08-09T20:47:00Z"/>
          <w:rFonts w:ascii="Garamond" w:hAnsi="Garamond"/>
          <w:sz w:val="24"/>
          <w:szCs w:val="24"/>
          <w:lang w:val="en-GB"/>
        </w:rPr>
      </w:pPr>
      <w:ins w:id="1584" w:author="Yang Liu" w:date="2020-08-09T16:08:00Z">
        <w:r w:rsidRPr="00B54640">
          <w:rPr>
            <w:rFonts w:ascii="Garamond" w:hAnsi="Garamond"/>
            <w:sz w:val="24"/>
            <w:szCs w:val="24"/>
            <w:lang w:val="en-GB"/>
            <w:rPrChange w:id="1585" w:author="Yang Liu" w:date="2020-08-09T20:41:00Z">
              <w:rPr>
                <w:rFonts w:ascii="Times New Roman" w:hAnsi="Times New Roman"/>
                <w:sz w:val="24"/>
                <w:szCs w:val="24"/>
                <w:lang w:val="en-GB"/>
              </w:rPr>
            </w:rPrChange>
          </w:rPr>
          <w:t xml:space="preserve">Figure S1. Histograms of R0 estimates (without adjusting for seroprevalence) by subtype and by age. </w:t>
        </w:r>
        <w:r w:rsidR="00AC1BB5" w:rsidRPr="00B54640">
          <w:rPr>
            <w:rFonts w:ascii="Garamond" w:hAnsi="Garamond"/>
            <w:sz w:val="24"/>
            <w:szCs w:val="24"/>
            <w:lang w:val="en-GB"/>
            <w:rPrChange w:id="1586" w:author="Yang Liu" w:date="2020-08-09T20:41:00Z">
              <w:rPr>
                <w:rFonts w:ascii="Times New Roman" w:hAnsi="Times New Roman"/>
                <w:sz w:val="24"/>
                <w:szCs w:val="24"/>
                <w:lang w:val="en-GB"/>
              </w:rPr>
            </w:rPrChange>
          </w:rPr>
          <w:t>Age is based on outbreak settings. For example,</w:t>
        </w:r>
      </w:ins>
      <w:ins w:id="1587" w:author="Yang Liu" w:date="2020-08-09T16:09:00Z">
        <w:r w:rsidR="00AC1BB5" w:rsidRPr="00B54640">
          <w:rPr>
            <w:rFonts w:ascii="Garamond" w:hAnsi="Garamond"/>
            <w:sz w:val="24"/>
            <w:szCs w:val="24"/>
            <w:lang w:val="en-GB"/>
            <w:rPrChange w:id="1588" w:author="Yang Liu" w:date="2020-08-09T20:41:00Z">
              <w:rPr>
                <w:rFonts w:ascii="Times New Roman" w:hAnsi="Times New Roman"/>
                <w:sz w:val="24"/>
                <w:szCs w:val="24"/>
                <w:lang w:val="en-GB"/>
              </w:rPr>
            </w:rPrChange>
          </w:rPr>
          <w:t xml:space="preserve"> if an outbreak occurs at in the classroom of first year of kindergarten, we assigned the outbreak to age group of “3 Years</w:t>
        </w:r>
      </w:ins>
      <w:ins w:id="1589" w:author="Yang Liu" w:date="2020-08-09T16:10:00Z">
        <w:r w:rsidR="00AC1BB5" w:rsidRPr="00B54640">
          <w:rPr>
            <w:rFonts w:ascii="Garamond" w:hAnsi="Garamond"/>
            <w:sz w:val="24"/>
            <w:szCs w:val="24"/>
            <w:lang w:val="en-GB"/>
            <w:rPrChange w:id="1590" w:author="Yang Liu" w:date="2020-08-09T20:41:00Z">
              <w:rPr>
                <w:rFonts w:ascii="Times New Roman" w:hAnsi="Times New Roman"/>
                <w:sz w:val="24"/>
                <w:szCs w:val="24"/>
                <w:lang w:val="en-GB"/>
              </w:rPr>
            </w:rPrChange>
          </w:rPr>
          <w:t>”</w:t>
        </w:r>
      </w:ins>
      <w:ins w:id="1591" w:author="Yang Liu" w:date="2020-08-09T20:46:00Z">
        <w:r w:rsidR="002E688C">
          <w:rPr>
            <w:rFonts w:ascii="Garamond" w:hAnsi="Garamond"/>
            <w:sz w:val="24"/>
            <w:szCs w:val="24"/>
            <w:lang w:val="en-GB"/>
          </w:rPr>
          <w:t>.</w:t>
        </w:r>
      </w:ins>
    </w:p>
    <w:p w14:paraId="211DF239" w14:textId="77777777" w:rsidR="00E05EA6" w:rsidRDefault="00E05EA6">
      <w:pPr>
        <w:widowControl/>
        <w:jc w:val="left"/>
        <w:rPr>
          <w:ins w:id="1592" w:author="Yang Liu" w:date="2020-08-09T20:47:00Z"/>
          <w:rFonts w:ascii="Garamond" w:hAnsi="Garamond"/>
          <w:sz w:val="24"/>
          <w:szCs w:val="24"/>
          <w:lang w:val="en-GB"/>
        </w:rPr>
      </w:pPr>
      <w:ins w:id="1593" w:author="Yang Liu" w:date="2020-08-09T20:47:00Z">
        <w:r>
          <w:rPr>
            <w:rFonts w:ascii="Garamond" w:hAnsi="Garamond"/>
            <w:sz w:val="24"/>
            <w:szCs w:val="24"/>
            <w:lang w:val="en-GB"/>
          </w:rPr>
          <w:br w:type="page"/>
        </w:r>
      </w:ins>
    </w:p>
    <w:p w14:paraId="3D755F50" w14:textId="4E0BF0F3" w:rsidR="002E688C" w:rsidRDefault="00E05EA6" w:rsidP="00E05EA6">
      <w:pPr>
        <w:pStyle w:val="ListParagraph"/>
        <w:numPr>
          <w:ilvl w:val="0"/>
          <w:numId w:val="5"/>
        </w:numPr>
        <w:ind w:firstLineChars="0"/>
        <w:rPr>
          <w:ins w:id="1594" w:author="Yang Liu" w:date="2020-08-09T20:47:00Z"/>
          <w:rFonts w:ascii="Garamond" w:hAnsi="Garamond"/>
          <w:sz w:val="24"/>
          <w:szCs w:val="24"/>
          <w:lang w:val="en-GB"/>
        </w:rPr>
        <w:pPrChange w:id="1595" w:author="Yang Liu" w:date="2020-08-09T20:47:00Z">
          <w:pPr/>
        </w:pPrChange>
      </w:pPr>
      <w:ins w:id="1596" w:author="Yang Liu" w:date="2020-08-09T20:47:00Z">
        <w:r>
          <w:rPr>
            <w:rFonts w:ascii="Garamond" w:hAnsi="Garamond"/>
            <w:sz w:val="24"/>
            <w:szCs w:val="24"/>
            <w:lang w:val="en-GB"/>
          </w:rPr>
          <w:lastRenderedPageBreak/>
          <w:t>Comparison of R0s against Res</w:t>
        </w:r>
      </w:ins>
    </w:p>
    <w:p w14:paraId="69C90C72" w14:textId="650A6951" w:rsidR="00E05EA6" w:rsidRDefault="008601B2" w:rsidP="00284E76">
      <w:pPr>
        <w:rPr>
          <w:rFonts w:ascii="Garamond" w:hAnsi="Garamond"/>
          <w:sz w:val="24"/>
          <w:szCs w:val="24"/>
          <w:lang w:val="en-GB"/>
        </w:rPr>
      </w:pPr>
      <w:ins w:id="1597" w:author="Yang Liu" w:date="2020-08-09T20:47:00Z">
        <w:r>
          <w:rPr>
            <w:rFonts w:ascii="Garamond" w:hAnsi="Garamond"/>
            <w:noProof/>
            <w:sz w:val="24"/>
            <w:szCs w:val="24"/>
            <w:lang w:val="en-GB"/>
          </w:rPr>
          <w:drawing>
            <wp:inline distT="0" distB="0" distL="0" distR="0" wp14:anchorId="50EED094" wp14:editId="74C49FC5">
              <wp:extent cx="8740765" cy="2913797"/>
              <wp:effectExtent l="0" t="0" r="0" b="0"/>
              <wp:docPr id="15" name="All_R.png"/>
              <wp:cNvGraphicFramePr/>
              <a:graphic xmlns:a="http://schemas.openxmlformats.org/drawingml/2006/main">
                <a:graphicData uri="http://schemas.openxmlformats.org/drawingml/2006/picture">
                  <pic:pic xmlns:pic="http://schemas.openxmlformats.org/drawingml/2006/picture">
                    <pic:nvPicPr>
                      <pic:cNvPr id="15" name="All_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87238" cy="4862761"/>
                      </a:xfrm>
                      <a:prstGeom prst="rect">
                        <a:avLst/>
                      </a:prstGeom>
                    </pic:spPr>
                  </pic:pic>
                </a:graphicData>
              </a:graphic>
            </wp:inline>
          </w:drawing>
        </w:r>
      </w:ins>
    </w:p>
    <w:p w14:paraId="5B773B97" w14:textId="5FE47B49" w:rsidR="009C24EB" w:rsidRDefault="009C24EB" w:rsidP="00284E76">
      <w:pPr>
        <w:rPr>
          <w:rFonts w:ascii="Garamond" w:hAnsi="Garamond"/>
          <w:sz w:val="24"/>
          <w:szCs w:val="24"/>
          <w:lang w:val="en-GB"/>
        </w:rPr>
      </w:pPr>
    </w:p>
    <w:p w14:paraId="5B5A8FE9" w14:textId="77777777" w:rsidR="009C24EB" w:rsidRDefault="009C24EB" w:rsidP="00284E76">
      <w:pPr>
        <w:rPr>
          <w:ins w:id="1598" w:author="Yang Liu" w:date="2020-08-09T20:41:00Z"/>
          <w:rFonts w:ascii="Garamond" w:hAnsi="Garamond"/>
          <w:sz w:val="24"/>
          <w:szCs w:val="24"/>
          <w:lang w:val="en-GB"/>
        </w:rPr>
        <w:sectPr w:rsidR="009C24EB" w:rsidSect="002E688C">
          <w:pgSz w:w="16838" w:h="11906" w:orient="landscape"/>
          <w:pgMar w:top="1797" w:right="1440" w:bottom="1797" w:left="1440" w:header="851" w:footer="992" w:gutter="0"/>
          <w:lnNumType w:countBy="1" w:restart="continuous"/>
          <w:cols w:space="425"/>
          <w:docGrid w:type="lines" w:linePitch="312"/>
          <w:sectPrChange w:id="1599" w:author="Yang Liu" w:date="2020-08-09T20:46:00Z">
            <w:sectPr w:rsidR="009C24EB" w:rsidSect="002E688C">
              <w:pgMar w:top="1800" w:right="1440" w:bottom="1800" w:left="1440" w:header="851" w:footer="992" w:gutter="0"/>
            </w:sectPr>
          </w:sectPrChange>
        </w:sectPr>
      </w:pPr>
      <w:bookmarkStart w:id="1600" w:name="_GoBack"/>
      <w:bookmarkEnd w:id="1600"/>
    </w:p>
    <w:p w14:paraId="11A07739" w14:textId="43ECD1CF" w:rsidR="002E688C" w:rsidRPr="008601B2" w:rsidRDefault="002E688C" w:rsidP="009C24EB">
      <w:pPr>
        <w:tabs>
          <w:tab w:val="left" w:pos="3697"/>
        </w:tabs>
        <w:jc w:val="left"/>
        <w:rPr>
          <w:rFonts w:ascii="Garamond" w:hAnsi="Garamond"/>
          <w:sz w:val="24"/>
          <w:szCs w:val="24"/>
          <w:lang w:val="en-GB"/>
        </w:rPr>
      </w:pPr>
    </w:p>
    <w:sectPr w:rsidR="002E688C" w:rsidRPr="008601B2" w:rsidSect="002E688C">
      <w:pgSz w:w="11906" w:h="16838"/>
      <w:pgMar w:top="1440" w:right="1800" w:bottom="1440" w:left="1800" w:header="851" w:footer="992" w:gutter="0"/>
      <w:lnNumType w:countBy="1" w:restart="continuous"/>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5" w:author="Yang Liu" w:date="2020-08-07T17:42:00Z" w:initials="YL">
    <w:p w14:paraId="1F98E60B" w14:textId="77777777" w:rsidR="003F5A0C" w:rsidRDefault="003F5A0C">
      <w:pPr>
        <w:pStyle w:val="CommentText"/>
      </w:pPr>
      <w:r>
        <w:rPr>
          <w:rStyle w:val="CommentReference"/>
        </w:rPr>
        <w:annotationRef/>
      </w:r>
      <w:r>
        <w:t>Zhong – please add citation for the Singapore and Hongkong studies here.</w:t>
      </w:r>
    </w:p>
  </w:comment>
  <w:comment w:id="421" w:author="Yang Liu" w:date="2020-08-07T18:28:00Z" w:initials="YL">
    <w:p w14:paraId="47BDEDB1" w14:textId="77777777" w:rsidR="00AC6E96" w:rsidRDefault="00AC6E96">
      <w:pPr>
        <w:pStyle w:val="CommentText"/>
      </w:pPr>
      <w:r>
        <w:rPr>
          <w:rStyle w:val="CommentReference"/>
        </w:rPr>
        <w:annotationRef/>
      </w:r>
      <w:r>
        <w:t>Need to be read by Zhong and Chang.</w:t>
      </w:r>
    </w:p>
  </w:comment>
  <w:comment w:id="524" w:author="Yang Liu" w:date="2020-08-09T20:28:00Z" w:initials="YL">
    <w:p w14:paraId="7089560E" w14:textId="573A02F2" w:rsidR="00A734D6" w:rsidRDefault="00A734D6">
      <w:pPr>
        <w:pStyle w:val="CommentText"/>
      </w:pPr>
      <w:r>
        <w:rPr>
          <w:rStyle w:val="CommentReference"/>
        </w:rPr>
        <w:annotationRef/>
      </w:r>
      <w:r>
        <w:t>Alex Cooke systematic review.</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8E60B" w15:done="0"/>
  <w15:commentEx w15:paraId="47BDEDB1" w15:done="0"/>
  <w15:commentEx w15:paraId="708956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0C273" w14:textId="77777777" w:rsidR="003045BF" w:rsidRDefault="003045BF" w:rsidP="009D0CCD">
      <w:r>
        <w:separator/>
      </w:r>
    </w:p>
  </w:endnote>
  <w:endnote w:type="continuationSeparator" w:id="0">
    <w:p w14:paraId="7A33245C" w14:textId="77777777" w:rsidR="003045BF" w:rsidRDefault="003045BF" w:rsidP="009D0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calaLancetPro">
    <w:altName w:val="SimSun"/>
    <w:charset w:val="86"/>
    <w:family w:val="roman"/>
    <w:pitch w:val="default"/>
    <w:sig w:usb0="00000000" w:usb1="0000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TZhongsong">
    <w:altName w:val="Times New Roman Uni"/>
    <w:charset w:val="86"/>
    <w:family w:val="auto"/>
    <w:pitch w:val="variable"/>
    <w:sig w:usb0="00000000" w:usb1="080F0000" w:usb2="00000010" w:usb3="00000000" w:csb0="0004009F" w:csb1="00000000"/>
  </w:font>
  <w:font w:name="DengXian Light">
    <w:altName w:val="Arial Unicode MS"/>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F1FA" w14:textId="1B95AFD0" w:rsidR="005360DE" w:rsidRDefault="009D0CCD">
    <w:pPr>
      <w:pStyle w:val="Footer"/>
      <w:jc w:val="right"/>
    </w:pPr>
    <w:r>
      <w:fldChar w:fldCharType="begin"/>
    </w:r>
    <w:r w:rsidR="000934F5">
      <w:instrText xml:space="preserve"> PAGE   \* MERGEFORMAT </w:instrText>
    </w:r>
    <w:r>
      <w:fldChar w:fldCharType="separate"/>
    </w:r>
    <w:r w:rsidR="009C24EB" w:rsidRPr="009C24EB">
      <w:rPr>
        <w:noProof/>
        <w:lang w:val="zh-CN"/>
      </w:rPr>
      <w:t>29</w:t>
    </w:r>
    <w:r>
      <w:fldChar w:fldCharType="end"/>
    </w:r>
  </w:p>
  <w:p w14:paraId="5B9BD02C" w14:textId="77777777" w:rsidR="005360DE" w:rsidRDefault="005360D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F54A65" w14:textId="77777777" w:rsidR="003045BF" w:rsidRDefault="003045BF" w:rsidP="009D0CCD">
      <w:r>
        <w:separator/>
      </w:r>
    </w:p>
  </w:footnote>
  <w:footnote w:type="continuationSeparator" w:id="0">
    <w:p w14:paraId="52B61006" w14:textId="77777777" w:rsidR="003045BF" w:rsidRDefault="003045BF" w:rsidP="009D0C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D4872"/>
    <w:multiLevelType w:val="hybridMultilevel"/>
    <w:tmpl w:val="390A8304"/>
    <w:lvl w:ilvl="0" w:tplc="252ED224">
      <w:start w:val="1"/>
      <w:numFmt w:val="decimal"/>
      <w:lvlText w:val="%1."/>
      <w:lvlJc w:val="left"/>
      <w:pPr>
        <w:ind w:left="360" w:hanging="360"/>
      </w:pPr>
      <w:rPr>
        <w:rFonts w:hint="default"/>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B0B0D38"/>
    <w:multiLevelType w:val="hybridMultilevel"/>
    <w:tmpl w:val="0FEE7B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1C101A"/>
    <w:multiLevelType w:val="hybridMultilevel"/>
    <w:tmpl w:val="806C49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5B157602"/>
    <w:multiLevelType w:val="hybridMultilevel"/>
    <w:tmpl w:val="14020C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BD81CD1"/>
    <w:multiLevelType w:val="hybridMultilevel"/>
    <w:tmpl w:val="03CA9F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ang Liu">
    <w15:presenceInfo w15:providerId="AD" w15:userId="S-1-5-21-1149302403-3944600604-1635044949-19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ENInstantFormat&gt;"/>
  </w:docVars>
  <w:rsids>
    <w:rsidRoot w:val="000934F5"/>
    <w:rsid w:val="00055951"/>
    <w:rsid w:val="00072707"/>
    <w:rsid w:val="00072CF0"/>
    <w:rsid w:val="00085B4D"/>
    <w:rsid w:val="000934F5"/>
    <w:rsid w:val="000A6493"/>
    <w:rsid w:val="000B53FF"/>
    <w:rsid w:val="000D25FC"/>
    <w:rsid w:val="000E5FA1"/>
    <w:rsid w:val="000F2D85"/>
    <w:rsid w:val="000F416E"/>
    <w:rsid w:val="001029B2"/>
    <w:rsid w:val="00112405"/>
    <w:rsid w:val="0012242E"/>
    <w:rsid w:val="001270AA"/>
    <w:rsid w:val="001359B6"/>
    <w:rsid w:val="0019211E"/>
    <w:rsid w:val="00194F5F"/>
    <w:rsid w:val="001E4341"/>
    <w:rsid w:val="001E79FD"/>
    <w:rsid w:val="002006B7"/>
    <w:rsid w:val="002014F3"/>
    <w:rsid w:val="00203A7F"/>
    <w:rsid w:val="002041CD"/>
    <w:rsid w:val="00210ECA"/>
    <w:rsid w:val="00212116"/>
    <w:rsid w:val="002170A0"/>
    <w:rsid w:val="002426B6"/>
    <w:rsid w:val="00250A0F"/>
    <w:rsid w:val="002561C5"/>
    <w:rsid w:val="00257091"/>
    <w:rsid w:val="00260342"/>
    <w:rsid w:val="00283204"/>
    <w:rsid w:val="00284E76"/>
    <w:rsid w:val="002A1FDC"/>
    <w:rsid w:val="002B144D"/>
    <w:rsid w:val="002B531E"/>
    <w:rsid w:val="002E688C"/>
    <w:rsid w:val="002F5DA8"/>
    <w:rsid w:val="003045BF"/>
    <w:rsid w:val="003154F7"/>
    <w:rsid w:val="00326F87"/>
    <w:rsid w:val="003272ED"/>
    <w:rsid w:val="00334516"/>
    <w:rsid w:val="003418CD"/>
    <w:rsid w:val="00342C51"/>
    <w:rsid w:val="0036581A"/>
    <w:rsid w:val="00387BEE"/>
    <w:rsid w:val="00390DD7"/>
    <w:rsid w:val="00390E4D"/>
    <w:rsid w:val="003A1812"/>
    <w:rsid w:val="003B67BB"/>
    <w:rsid w:val="003C4821"/>
    <w:rsid w:val="003C4A16"/>
    <w:rsid w:val="003E08F1"/>
    <w:rsid w:val="003F5A0C"/>
    <w:rsid w:val="0042675C"/>
    <w:rsid w:val="00432482"/>
    <w:rsid w:val="00435A61"/>
    <w:rsid w:val="00447C50"/>
    <w:rsid w:val="00455B33"/>
    <w:rsid w:val="004A57F0"/>
    <w:rsid w:val="004A63FC"/>
    <w:rsid w:val="004C287B"/>
    <w:rsid w:val="004D65BA"/>
    <w:rsid w:val="004D6C8E"/>
    <w:rsid w:val="004F5F65"/>
    <w:rsid w:val="00502402"/>
    <w:rsid w:val="00505104"/>
    <w:rsid w:val="00512DC3"/>
    <w:rsid w:val="00516AB0"/>
    <w:rsid w:val="005347E1"/>
    <w:rsid w:val="00535E53"/>
    <w:rsid w:val="005360DE"/>
    <w:rsid w:val="00537E62"/>
    <w:rsid w:val="00544094"/>
    <w:rsid w:val="00557C7B"/>
    <w:rsid w:val="00577AEB"/>
    <w:rsid w:val="00590AE7"/>
    <w:rsid w:val="005D045E"/>
    <w:rsid w:val="005E55E9"/>
    <w:rsid w:val="005E613E"/>
    <w:rsid w:val="00610C6A"/>
    <w:rsid w:val="006115D3"/>
    <w:rsid w:val="006524F7"/>
    <w:rsid w:val="006858B7"/>
    <w:rsid w:val="006A0901"/>
    <w:rsid w:val="006F4577"/>
    <w:rsid w:val="007172AC"/>
    <w:rsid w:val="00724002"/>
    <w:rsid w:val="007320EC"/>
    <w:rsid w:val="00744BF9"/>
    <w:rsid w:val="00760B8D"/>
    <w:rsid w:val="00763B9F"/>
    <w:rsid w:val="0077474B"/>
    <w:rsid w:val="00796CE9"/>
    <w:rsid w:val="007B0C57"/>
    <w:rsid w:val="007B6615"/>
    <w:rsid w:val="007C67C7"/>
    <w:rsid w:val="007E4623"/>
    <w:rsid w:val="00802048"/>
    <w:rsid w:val="00830EA0"/>
    <w:rsid w:val="008502E9"/>
    <w:rsid w:val="008601B2"/>
    <w:rsid w:val="00863D86"/>
    <w:rsid w:val="0087664D"/>
    <w:rsid w:val="00893A58"/>
    <w:rsid w:val="008A5B84"/>
    <w:rsid w:val="008D1278"/>
    <w:rsid w:val="008E7684"/>
    <w:rsid w:val="009362D4"/>
    <w:rsid w:val="009713D5"/>
    <w:rsid w:val="009A2F1B"/>
    <w:rsid w:val="009B7021"/>
    <w:rsid w:val="009C131D"/>
    <w:rsid w:val="009C24EB"/>
    <w:rsid w:val="009C777D"/>
    <w:rsid w:val="009D0CCD"/>
    <w:rsid w:val="009E15F1"/>
    <w:rsid w:val="009E64E5"/>
    <w:rsid w:val="00A00391"/>
    <w:rsid w:val="00A119BB"/>
    <w:rsid w:val="00A33630"/>
    <w:rsid w:val="00A42CBF"/>
    <w:rsid w:val="00A734D6"/>
    <w:rsid w:val="00A76C36"/>
    <w:rsid w:val="00A81F60"/>
    <w:rsid w:val="00A96724"/>
    <w:rsid w:val="00AC1BB5"/>
    <w:rsid w:val="00AC6E96"/>
    <w:rsid w:val="00AE7757"/>
    <w:rsid w:val="00B123FB"/>
    <w:rsid w:val="00B34B0A"/>
    <w:rsid w:val="00B43D3F"/>
    <w:rsid w:val="00B54640"/>
    <w:rsid w:val="00B7752A"/>
    <w:rsid w:val="00B86E40"/>
    <w:rsid w:val="00B924C2"/>
    <w:rsid w:val="00BA5AD4"/>
    <w:rsid w:val="00BA7AE9"/>
    <w:rsid w:val="00BB3466"/>
    <w:rsid w:val="00BD096E"/>
    <w:rsid w:val="00BF0770"/>
    <w:rsid w:val="00BF324E"/>
    <w:rsid w:val="00C02063"/>
    <w:rsid w:val="00C10DAE"/>
    <w:rsid w:val="00C16CDF"/>
    <w:rsid w:val="00C42E5F"/>
    <w:rsid w:val="00C76037"/>
    <w:rsid w:val="00C77B63"/>
    <w:rsid w:val="00C8235F"/>
    <w:rsid w:val="00C868D9"/>
    <w:rsid w:val="00CA5DFE"/>
    <w:rsid w:val="00CB0C8C"/>
    <w:rsid w:val="00CC65D3"/>
    <w:rsid w:val="00CD3717"/>
    <w:rsid w:val="00CD777E"/>
    <w:rsid w:val="00CD7F65"/>
    <w:rsid w:val="00CE0AD7"/>
    <w:rsid w:val="00D052FA"/>
    <w:rsid w:val="00D16C31"/>
    <w:rsid w:val="00D26988"/>
    <w:rsid w:val="00D36367"/>
    <w:rsid w:val="00D4494D"/>
    <w:rsid w:val="00D621B8"/>
    <w:rsid w:val="00D62A95"/>
    <w:rsid w:val="00D92750"/>
    <w:rsid w:val="00D93293"/>
    <w:rsid w:val="00DA399D"/>
    <w:rsid w:val="00DB43D0"/>
    <w:rsid w:val="00DB7E18"/>
    <w:rsid w:val="00DD5158"/>
    <w:rsid w:val="00DE274C"/>
    <w:rsid w:val="00DE61BC"/>
    <w:rsid w:val="00E00DAA"/>
    <w:rsid w:val="00E05EA6"/>
    <w:rsid w:val="00E2258E"/>
    <w:rsid w:val="00E23107"/>
    <w:rsid w:val="00E319BB"/>
    <w:rsid w:val="00E342EA"/>
    <w:rsid w:val="00E56A89"/>
    <w:rsid w:val="00E631A8"/>
    <w:rsid w:val="00E66192"/>
    <w:rsid w:val="00E870FD"/>
    <w:rsid w:val="00EA5211"/>
    <w:rsid w:val="00EA712E"/>
    <w:rsid w:val="00ED42C2"/>
    <w:rsid w:val="00ED7130"/>
    <w:rsid w:val="00EF3E45"/>
    <w:rsid w:val="00F26CC0"/>
    <w:rsid w:val="00F312EA"/>
    <w:rsid w:val="00F618F0"/>
    <w:rsid w:val="00F71605"/>
    <w:rsid w:val="00F929BD"/>
    <w:rsid w:val="00FB4259"/>
    <w:rsid w:val="00FB7520"/>
    <w:rsid w:val="00FD6FF0"/>
    <w:rsid w:val="00FF126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BD640"/>
  <w15:chartTrackingRefBased/>
  <w15:docId w15:val="{0118482C-D7D3-478D-9B2C-7011C5977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GB"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4F5"/>
    <w:pPr>
      <w:widowControl w:val="0"/>
      <w:jc w:val="both"/>
    </w:pPr>
    <w:rPr>
      <w:kern w:val="2"/>
      <w:sz w:val="21"/>
      <w:szCs w:val="22"/>
      <w:lang w:val="en-US"/>
    </w:rPr>
  </w:style>
  <w:style w:type="paragraph" w:styleId="Heading1">
    <w:name w:val="heading 1"/>
    <w:basedOn w:val="Normal"/>
    <w:next w:val="Normal"/>
    <w:link w:val="Heading1Char"/>
    <w:uiPriority w:val="9"/>
    <w:qFormat/>
    <w:rsid w:val="000934F5"/>
    <w:pPr>
      <w:widowControl/>
      <w:spacing w:before="100" w:beforeAutospacing="1" w:after="100" w:afterAutospacing="1"/>
      <w:jc w:val="left"/>
      <w:outlineLvl w:val="0"/>
    </w:pPr>
    <w:rPr>
      <w:rFonts w:ascii="SimSun" w:hAnsi="SimSun" w:cs="SimSu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0934F5"/>
    <w:rPr>
      <w:rFonts w:ascii="SimSun" w:eastAsia="SimSun" w:hAnsi="SimSun" w:cs="SimSun"/>
      <w:b/>
      <w:bCs/>
      <w:kern w:val="36"/>
      <w:sz w:val="48"/>
      <w:szCs w:val="48"/>
    </w:rPr>
  </w:style>
  <w:style w:type="paragraph" w:styleId="CommentText">
    <w:name w:val="annotation text"/>
    <w:basedOn w:val="Normal"/>
    <w:link w:val="CommentTextChar"/>
    <w:unhideWhenUsed/>
    <w:qFormat/>
    <w:rsid w:val="000934F5"/>
    <w:pPr>
      <w:jc w:val="left"/>
    </w:pPr>
  </w:style>
  <w:style w:type="character" w:customStyle="1" w:styleId="CommentTextChar">
    <w:name w:val="Comment Text Char"/>
    <w:basedOn w:val="DefaultParagraphFont"/>
    <w:link w:val="CommentText"/>
    <w:qFormat/>
    <w:rsid w:val="000934F5"/>
  </w:style>
  <w:style w:type="paragraph" w:styleId="BalloonText">
    <w:name w:val="Balloon Text"/>
    <w:basedOn w:val="Normal"/>
    <w:link w:val="BalloonTextChar"/>
    <w:uiPriority w:val="99"/>
    <w:semiHidden/>
    <w:unhideWhenUsed/>
    <w:qFormat/>
    <w:rsid w:val="000934F5"/>
    <w:rPr>
      <w:sz w:val="18"/>
      <w:szCs w:val="18"/>
    </w:rPr>
  </w:style>
  <w:style w:type="character" w:customStyle="1" w:styleId="BalloonTextChar">
    <w:name w:val="Balloon Text Char"/>
    <w:link w:val="BalloonText"/>
    <w:uiPriority w:val="99"/>
    <w:semiHidden/>
    <w:qFormat/>
    <w:rsid w:val="000934F5"/>
    <w:rPr>
      <w:sz w:val="18"/>
      <w:szCs w:val="18"/>
    </w:rPr>
  </w:style>
  <w:style w:type="paragraph" w:styleId="Footer">
    <w:name w:val="footer"/>
    <w:basedOn w:val="Normal"/>
    <w:link w:val="FooterChar"/>
    <w:uiPriority w:val="99"/>
    <w:unhideWhenUsed/>
    <w:qFormat/>
    <w:rsid w:val="000934F5"/>
    <w:pPr>
      <w:tabs>
        <w:tab w:val="center" w:pos="4153"/>
        <w:tab w:val="right" w:pos="8306"/>
      </w:tabs>
      <w:snapToGrid w:val="0"/>
      <w:jc w:val="left"/>
    </w:pPr>
    <w:rPr>
      <w:sz w:val="18"/>
      <w:szCs w:val="18"/>
    </w:rPr>
  </w:style>
  <w:style w:type="character" w:customStyle="1" w:styleId="FooterChar">
    <w:name w:val="Footer Char"/>
    <w:link w:val="Footer"/>
    <w:uiPriority w:val="99"/>
    <w:qFormat/>
    <w:rsid w:val="000934F5"/>
    <w:rPr>
      <w:sz w:val="18"/>
      <w:szCs w:val="18"/>
    </w:rPr>
  </w:style>
  <w:style w:type="paragraph" w:styleId="Header">
    <w:name w:val="header"/>
    <w:basedOn w:val="Normal"/>
    <w:link w:val="HeaderChar"/>
    <w:uiPriority w:val="99"/>
    <w:unhideWhenUsed/>
    <w:qFormat/>
    <w:rsid w:val="000934F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qFormat/>
    <w:rsid w:val="000934F5"/>
    <w:rPr>
      <w:sz w:val="18"/>
      <w:szCs w:val="18"/>
    </w:rPr>
  </w:style>
  <w:style w:type="paragraph" w:styleId="CommentSubject">
    <w:name w:val="annotation subject"/>
    <w:basedOn w:val="CommentText"/>
    <w:next w:val="CommentText"/>
    <w:link w:val="CommentSubjectChar"/>
    <w:uiPriority w:val="99"/>
    <w:semiHidden/>
    <w:unhideWhenUsed/>
    <w:qFormat/>
    <w:rsid w:val="000934F5"/>
    <w:rPr>
      <w:b/>
      <w:bCs/>
    </w:rPr>
  </w:style>
  <w:style w:type="character" w:customStyle="1" w:styleId="CommentSubjectChar">
    <w:name w:val="Comment Subject Char"/>
    <w:link w:val="CommentSubject"/>
    <w:uiPriority w:val="99"/>
    <w:semiHidden/>
    <w:qFormat/>
    <w:rsid w:val="000934F5"/>
    <w:rPr>
      <w:b/>
      <w:bCs/>
    </w:rPr>
  </w:style>
  <w:style w:type="character" w:styleId="Emphasis">
    <w:name w:val="Emphasis"/>
    <w:uiPriority w:val="20"/>
    <w:qFormat/>
    <w:rsid w:val="000934F5"/>
    <w:rPr>
      <w:i/>
      <w:iCs/>
    </w:rPr>
  </w:style>
  <w:style w:type="character" w:styleId="Hyperlink">
    <w:name w:val="Hyperlink"/>
    <w:uiPriority w:val="99"/>
    <w:unhideWhenUsed/>
    <w:qFormat/>
    <w:rsid w:val="000934F5"/>
    <w:rPr>
      <w:color w:val="0000FF"/>
      <w:u w:val="single"/>
    </w:rPr>
  </w:style>
  <w:style w:type="character" w:styleId="CommentReference">
    <w:name w:val="annotation reference"/>
    <w:unhideWhenUsed/>
    <w:qFormat/>
    <w:rsid w:val="000934F5"/>
    <w:rPr>
      <w:sz w:val="21"/>
      <w:szCs w:val="21"/>
    </w:rPr>
  </w:style>
  <w:style w:type="paragraph" w:styleId="ListParagraph">
    <w:name w:val="List Paragraph"/>
    <w:basedOn w:val="Normal"/>
    <w:uiPriority w:val="34"/>
    <w:qFormat/>
    <w:rsid w:val="000934F5"/>
    <w:pPr>
      <w:ind w:firstLineChars="200" w:firstLine="420"/>
    </w:pPr>
  </w:style>
  <w:style w:type="character" w:customStyle="1" w:styleId="high-light-bg">
    <w:name w:val="high-light-bg"/>
    <w:basedOn w:val="DefaultParagraphFont"/>
    <w:qFormat/>
    <w:rsid w:val="000934F5"/>
  </w:style>
  <w:style w:type="character" w:customStyle="1" w:styleId="high-light">
    <w:name w:val="high-light"/>
    <w:basedOn w:val="DefaultParagraphFont"/>
    <w:qFormat/>
    <w:rsid w:val="000934F5"/>
  </w:style>
  <w:style w:type="paragraph" w:customStyle="1" w:styleId="Default">
    <w:name w:val="Default"/>
    <w:qFormat/>
    <w:rsid w:val="000934F5"/>
    <w:pPr>
      <w:widowControl w:val="0"/>
      <w:autoSpaceDE w:val="0"/>
      <w:autoSpaceDN w:val="0"/>
      <w:adjustRightInd w:val="0"/>
    </w:pPr>
    <w:rPr>
      <w:rFonts w:ascii="ScalaLancetPro" w:eastAsia="ScalaLancetPro" w:cs="ScalaLancetPro"/>
      <w:color w:val="000000"/>
      <w:sz w:val="24"/>
      <w:szCs w:val="24"/>
      <w:lang w:val="en-US"/>
    </w:rPr>
  </w:style>
  <w:style w:type="character" w:customStyle="1" w:styleId="A4">
    <w:name w:val="A4"/>
    <w:uiPriority w:val="99"/>
    <w:qFormat/>
    <w:rsid w:val="000934F5"/>
    <w:rPr>
      <w:rFonts w:cs="ScalaLancetPro"/>
      <w:color w:val="000000"/>
      <w:sz w:val="9"/>
      <w:szCs w:val="9"/>
    </w:rPr>
  </w:style>
  <w:style w:type="paragraph" w:customStyle="1" w:styleId="1">
    <w:name w:val="修订1"/>
    <w:hidden/>
    <w:uiPriority w:val="99"/>
    <w:semiHidden/>
    <w:qFormat/>
    <w:rsid w:val="000934F5"/>
    <w:rPr>
      <w:kern w:val="2"/>
      <w:sz w:val="21"/>
      <w:szCs w:val="22"/>
      <w:lang w:val="en-US"/>
    </w:rPr>
  </w:style>
  <w:style w:type="character" w:customStyle="1" w:styleId="keywords-mean">
    <w:name w:val="keywords-mean"/>
    <w:basedOn w:val="DefaultParagraphFont"/>
    <w:rsid w:val="000934F5"/>
  </w:style>
  <w:style w:type="character" w:customStyle="1" w:styleId="title7">
    <w:name w:val="title7"/>
    <w:rsid w:val="000934F5"/>
    <w:rPr>
      <w:b w:val="0"/>
      <w:bCs w:val="0"/>
      <w:vanish w:val="0"/>
      <w:webHidden w:val="0"/>
      <w:color w:val="666666"/>
      <w:spacing w:val="0"/>
      <w:sz w:val="15"/>
      <w:szCs w:val="15"/>
      <w:specVanish w:val="0"/>
    </w:rPr>
  </w:style>
  <w:style w:type="character" w:styleId="LineNumber">
    <w:name w:val="line number"/>
    <w:uiPriority w:val="99"/>
    <w:semiHidden/>
    <w:unhideWhenUsed/>
    <w:rsid w:val="00D92750"/>
  </w:style>
  <w:style w:type="character" w:styleId="PlaceholderText">
    <w:name w:val="Placeholder Text"/>
    <w:basedOn w:val="DefaultParagraphFont"/>
    <w:uiPriority w:val="99"/>
    <w:semiHidden/>
    <w:rsid w:val="00455B33"/>
    <w:rPr>
      <w:color w:val="808080"/>
    </w:rPr>
  </w:style>
  <w:style w:type="table" w:styleId="TableGrid">
    <w:name w:val="Table Grid"/>
    <w:basedOn w:val="TableNormal"/>
    <w:uiPriority w:val="59"/>
    <w:rsid w:val="001E43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9E4DB-5A07-451A-BB04-7E4527EA4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32</Pages>
  <Words>4710</Words>
  <Characters>26852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31500</CharactersWithSpaces>
  <SharedDoc>false</SharedDoc>
  <HLinks>
    <vt:vector size="12" baseType="variant">
      <vt:variant>
        <vt:i4>2097153</vt:i4>
      </vt:variant>
      <vt:variant>
        <vt:i4>3</vt:i4>
      </vt:variant>
      <vt:variant>
        <vt:i4>0</vt:i4>
      </vt:variant>
      <vt:variant>
        <vt:i4>5</vt:i4>
      </vt:variant>
      <vt:variant>
        <vt:lpwstr>mailto:nanjingzhangz@qq.com</vt:lpwstr>
      </vt:variant>
      <vt:variant>
        <vt:lpwstr/>
      </vt:variant>
      <vt:variant>
        <vt:i4>3801107</vt:i4>
      </vt:variant>
      <vt:variant>
        <vt:i4>0</vt:i4>
      </vt:variant>
      <vt:variant>
        <vt:i4>0</vt:i4>
      </vt:variant>
      <vt:variant>
        <vt:i4>5</vt:i4>
      </vt:variant>
      <vt:variant>
        <vt:lpwstr>mailto:changzr@chinacdc.cn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86151</dc:creator>
  <cp:keywords/>
  <dc:description/>
  <cp:lastModifiedBy>Yang Liu</cp:lastModifiedBy>
  <cp:revision>56</cp:revision>
  <dcterms:created xsi:type="dcterms:W3CDTF">2020-08-09T17:43:00Z</dcterms:created>
  <dcterms:modified xsi:type="dcterms:W3CDTF">2020-08-09T19:54:00Z</dcterms:modified>
</cp:coreProperties>
</file>